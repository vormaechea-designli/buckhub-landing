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6E17F3" w14:textId="77777777" w:rsidR="006E7700" w:rsidRPr="006E76AD" w:rsidRDefault="00F14026">
      <w:pPr>
        <w:pBdr>
          <w:top w:val="nil"/>
          <w:left w:val="nil"/>
          <w:bottom w:val="nil"/>
          <w:right w:val="nil"/>
          <w:between w:val="nil"/>
        </w:pBdr>
        <w:rPr>
          <w:del w:id="0" w:author="Brandon Powell" w:date="2018-12-08T16:57:00Z"/>
          <w:rFonts w:ascii="Aptos" w:hAnsi="Aptos"/>
        </w:rPr>
      </w:pPr>
      <w:del w:id="1" w:author="Brandon Powell" w:date="2018-12-08T16:57:00Z">
        <w:r w:rsidRPr="006E76AD">
          <w:rPr>
            <w:rFonts w:ascii="Aptos" w:hAnsi="Aptos"/>
          </w:rPr>
          <w:delText xml:space="preserve"> </w:delText>
        </w:r>
      </w:del>
    </w:p>
    <w:p w14:paraId="5A999094" w14:textId="77777777" w:rsidR="006E7700" w:rsidRPr="006E76AD" w:rsidRDefault="006E7700">
      <w:pPr>
        <w:pBdr>
          <w:top w:val="nil"/>
          <w:left w:val="nil"/>
          <w:bottom w:val="nil"/>
          <w:right w:val="nil"/>
          <w:between w:val="nil"/>
        </w:pBdr>
        <w:rPr>
          <w:del w:id="2" w:author="Brandon Powell" w:date="2018-12-08T16:57:00Z"/>
          <w:rFonts w:ascii="Aptos" w:hAnsi="Aptos"/>
        </w:rPr>
      </w:pPr>
    </w:p>
    <w:p w14:paraId="504C6CA9" w14:textId="77777777" w:rsidR="006E7700" w:rsidRPr="006E76AD" w:rsidRDefault="006E7700">
      <w:pPr>
        <w:pBdr>
          <w:top w:val="nil"/>
          <w:left w:val="nil"/>
          <w:bottom w:val="nil"/>
          <w:right w:val="nil"/>
          <w:between w:val="nil"/>
        </w:pBdr>
        <w:rPr>
          <w:rFonts w:ascii="Aptos" w:hAnsi="Aptos"/>
        </w:rPr>
      </w:pPr>
    </w:p>
    <w:p w14:paraId="1EF162A4" w14:textId="77777777" w:rsidR="006E7700" w:rsidRPr="006E76AD" w:rsidRDefault="00F14026">
      <w:pPr>
        <w:pStyle w:val="Subtitle"/>
        <w:pBdr>
          <w:top w:val="nil"/>
          <w:left w:val="nil"/>
          <w:bottom w:val="nil"/>
          <w:right w:val="nil"/>
          <w:between w:val="nil"/>
        </w:pBdr>
        <w:rPr>
          <w:rFonts w:ascii="Aptos" w:hAnsi="Aptos"/>
        </w:rPr>
      </w:pPr>
      <w:r w:rsidRPr="006E76AD">
        <w:rPr>
          <w:rFonts w:ascii="Aptos" w:hAnsi="Aptos"/>
        </w:rPr>
        <w:t>Personas</w:t>
      </w:r>
      <w:bookmarkStart w:id="3" w:name="gjdgxs" w:colFirst="0" w:colLast="0"/>
      <w:bookmarkEnd w:id="3"/>
    </w:p>
    <w:p w14:paraId="462AE56D" w14:textId="0F1C4BB0" w:rsidR="006E7700" w:rsidRPr="006E76AD" w:rsidRDefault="008B365D" w:rsidP="2415E57E">
      <w:pPr>
        <w:pStyle w:val="Title"/>
        <w:pBdr>
          <w:top w:val="nil"/>
          <w:left w:val="nil"/>
          <w:bottom w:val="nil"/>
          <w:right w:val="nil"/>
          <w:between w:val="nil"/>
        </w:pBdr>
        <w:rPr>
          <w:rFonts w:ascii="Aptos" w:hAnsi="Aptos"/>
        </w:rPr>
      </w:pPr>
      <w:r w:rsidRPr="006E76AD">
        <w:rPr>
          <w:rFonts w:ascii="Aptos" w:hAnsi="Aptos"/>
        </w:rPr>
        <w:t xml:space="preserve">The Roundup </w:t>
      </w:r>
    </w:p>
    <w:p w14:paraId="2D61FFDA" w14:textId="18BC0D0A" w:rsidR="006E7700" w:rsidRPr="006E76AD" w:rsidRDefault="00A873CE" w:rsidP="2415E57E">
      <w:pPr>
        <w:pStyle w:val="Title"/>
        <w:pBdr>
          <w:top w:val="nil"/>
          <w:left w:val="nil"/>
          <w:bottom w:val="nil"/>
          <w:right w:val="nil"/>
          <w:between w:val="nil"/>
        </w:pBdr>
        <w:rPr>
          <w:rFonts w:ascii="Aptos" w:hAnsi="Aptos"/>
        </w:rPr>
      </w:pPr>
      <w:r w:rsidRPr="006E76AD">
        <w:rPr>
          <w:rFonts w:ascii="Aptos" w:hAnsi="Aptos"/>
        </w:rPr>
        <w:t>Partner Owner – read only</w:t>
      </w:r>
    </w:p>
    <w:p w14:paraId="23A1129B" w14:textId="2FBD66C6" w:rsidR="006E7700" w:rsidRPr="006E76AD" w:rsidRDefault="00F14026">
      <w:pPr>
        <w:pBdr>
          <w:top w:val="nil"/>
          <w:left w:val="nil"/>
          <w:bottom w:val="nil"/>
          <w:right w:val="nil"/>
          <w:between w:val="nil"/>
        </w:pBdr>
        <w:rPr>
          <w:rFonts w:ascii="Aptos" w:hAnsi="Aptos"/>
        </w:rPr>
      </w:pPr>
      <w:r w:rsidRPr="006E76AD">
        <w:rPr>
          <w:rFonts w:ascii="Aptos" w:hAnsi="Aptos"/>
          <w:b/>
        </w:rPr>
        <w:t xml:space="preserve">By </w:t>
      </w:r>
      <w:r w:rsidR="003A620F" w:rsidRPr="006E76AD">
        <w:rPr>
          <w:rFonts w:ascii="Aptos" w:hAnsi="Aptos"/>
          <w:b/>
        </w:rPr>
        <w:t>Brandi</w:t>
      </w:r>
      <w:r w:rsidRPr="006E76AD">
        <w:rPr>
          <w:rFonts w:ascii="Aptos" w:hAnsi="Aptos"/>
          <w:b/>
        </w:rPr>
        <w:t xml:space="preserve"> Heffner</w:t>
      </w:r>
      <w:r w:rsidRPr="006E76AD">
        <w:rPr>
          <w:rFonts w:ascii="Aptos" w:hAnsi="Aptos"/>
        </w:rPr>
        <w:br/>
        <w:t>Version 1.0</w:t>
      </w:r>
      <w:r w:rsidRPr="006E76AD">
        <w:rPr>
          <w:rFonts w:ascii="Aptos" w:hAnsi="Aptos"/>
        </w:rPr>
        <w:br/>
        <w:t xml:space="preserve">Last Updated </w:t>
      </w:r>
      <w:r w:rsidR="00A873CE" w:rsidRPr="006E76AD">
        <w:rPr>
          <w:rFonts w:ascii="Aptos" w:hAnsi="Aptos"/>
        </w:rPr>
        <w:t>02/09/2026</w:t>
      </w:r>
      <w:r w:rsidRPr="006E76AD">
        <w:rPr>
          <w:rFonts w:ascii="Aptos" w:hAnsi="Aptos"/>
        </w:rPr>
        <w:br w:type="page"/>
      </w:r>
    </w:p>
    <w:p w14:paraId="79917D37" w14:textId="25FD1EA4" w:rsidR="008B365D" w:rsidRPr="006E76AD" w:rsidRDefault="00CB11CA">
      <w:pPr>
        <w:pStyle w:val="Heading1"/>
        <w:pBdr>
          <w:top w:val="nil"/>
          <w:left w:val="nil"/>
          <w:bottom w:val="nil"/>
          <w:right w:val="nil"/>
          <w:between w:val="nil"/>
        </w:pBdr>
        <w:spacing w:before="240" w:after="240"/>
        <w:rPr>
          <w:rFonts w:ascii="Aptos" w:hAnsi="Aptos"/>
        </w:rPr>
      </w:pPr>
      <w:bookmarkStart w:id="4" w:name="_1wg5dgizbm1d" w:colFirst="0" w:colLast="0"/>
      <w:bookmarkEnd w:id="4"/>
      <w:r w:rsidRPr="006E76AD">
        <w:rPr>
          <w:rFonts w:ascii="Aptos" w:hAnsi="Aptos"/>
          <w:noProof/>
        </w:rPr>
        <w:lastRenderedPageBreak/>
        <w:drawing>
          <wp:inline distT="0" distB="0" distL="0" distR="0" wp14:anchorId="7A8D4CBF" wp14:editId="19C62D0E">
            <wp:extent cx="3666667" cy="2447619"/>
            <wp:effectExtent l="0" t="0" r="0" b="0"/>
            <wp:docPr id="89376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3947" name=""/>
                    <pic:cNvPicPr/>
                  </pic:nvPicPr>
                  <pic:blipFill>
                    <a:blip r:embed="rId7"/>
                    <a:stretch>
                      <a:fillRect/>
                    </a:stretch>
                  </pic:blipFill>
                  <pic:spPr>
                    <a:xfrm>
                      <a:off x="0" y="0"/>
                      <a:ext cx="3666667" cy="2447619"/>
                    </a:xfrm>
                    <a:prstGeom prst="rect">
                      <a:avLst/>
                    </a:prstGeom>
                  </pic:spPr>
                </pic:pic>
              </a:graphicData>
            </a:graphic>
          </wp:inline>
        </w:drawing>
      </w:r>
      <w:r w:rsidR="008B365D" w:rsidRPr="006E76AD">
        <w:rPr>
          <w:rFonts w:ascii="Aptos" w:hAnsi="Aptos"/>
        </w:rPr>
        <w:t xml:space="preserve"> </w:t>
      </w:r>
    </w:p>
    <w:p w14:paraId="755397ED" w14:textId="6B951263" w:rsidR="006E7700" w:rsidRPr="006E76AD" w:rsidRDefault="00F14026">
      <w:pPr>
        <w:pStyle w:val="Heading1"/>
        <w:pBdr>
          <w:top w:val="nil"/>
          <w:left w:val="nil"/>
          <w:bottom w:val="nil"/>
          <w:right w:val="nil"/>
          <w:between w:val="nil"/>
        </w:pBdr>
        <w:spacing w:before="240" w:after="240"/>
        <w:rPr>
          <w:rFonts w:ascii="Aptos" w:hAnsi="Aptos"/>
        </w:rPr>
      </w:pPr>
      <w:r w:rsidRPr="006E76AD">
        <w:rPr>
          <w:rFonts w:ascii="Aptos" w:hAnsi="Aptos"/>
        </w:rPr>
        <w:t xml:space="preserve">Persona </w:t>
      </w:r>
      <w:r w:rsidR="008B365D" w:rsidRPr="006E76AD">
        <w:rPr>
          <w:rFonts w:ascii="Aptos" w:hAnsi="Aptos"/>
        </w:rPr>
        <w:t xml:space="preserve">– </w:t>
      </w:r>
      <w:r w:rsidR="006E07D6" w:rsidRPr="006E76AD">
        <w:rPr>
          <w:rFonts w:ascii="Aptos" w:hAnsi="Aptos"/>
        </w:rPr>
        <w:t>Partner</w:t>
      </w:r>
      <w:r w:rsidR="001247BC" w:rsidRPr="006E76AD">
        <w:rPr>
          <w:rFonts w:ascii="Aptos" w:hAnsi="Aptos"/>
        </w:rPr>
        <w:t xml:space="preserve"> only</w:t>
      </w:r>
    </w:p>
    <w:p w14:paraId="22F85436" w14:textId="77777777" w:rsidR="006E7700" w:rsidRPr="006E76AD" w:rsidRDefault="00F14026">
      <w:pPr>
        <w:pStyle w:val="Heading2"/>
        <w:pBdr>
          <w:top w:val="nil"/>
          <w:left w:val="nil"/>
          <w:bottom w:val="nil"/>
          <w:right w:val="nil"/>
          <w:between w:val="nil"/>
        </w:pBdr>
        <w:rPr>
          <w:rFonts w:ascii="Aptos" w:hAnsi="Aptos"/>
        </w:rPr>
      </w:pPr>
      <w:r w:rsidRPr="006E76AD">
        <w:rPr>
          <w:rFonts w:ascii="Aptos" w:hAnsi="Aptos"/>
        </w:rPr>
        <w:t>Subject</w:t>
      </w:r>
    </w:p>
    <w:tbl>
      <w:tblPr>
        <w:tblStyle w:val="a"/>
        <w:tblW w:w="9315" w:type="dxa"/>
        <w:tblBorders>
          <w:top w:val="nil"/>
          <w:left w:val="nil"/>
          <w:bottom w:val="nil"/>
          <w:right w:val="nil"/>
          <w:insideH w:val="nil"/>
          <w:insideV w:val="nil"/>
        </w:tblBorders>
        <w:tblLayout w:type="fixed"/>
        <w:tblLook w:val="0600" w:firstRow="0" w:lastRow="0" w:firstColumn="0" w:lastColumn="0" w:noHBand="1" w:noVBand="1"/>
      </w:tblPr>
      <w:tblGrid>
        <w:gridCol w:w="2835"/>
        <w:gridCol w:w="6480"/>
      </w:tblGrid>
      <w:tr w:rsidR="006E7700" w:rsidRPr="006E76AD" w14:paraId="3E1A4BFC" w14:textId="77777777" w:rsidTr="006E7700">
        <w:trPr>
          <w:trHeight w:val="24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371DC" w14:textId="77777777" w:rsidR="006E7700" w:rsidRPr="006E76AD" w:rsidRDefault="00F14026">
            <w:pPr>
              <w:pBdr>
                <w:top w:val="nil"/>
                <w:left w:val="nil"/>
                <w:bottom w:val="nil"/>
                <w:right w:val="nil"/>
                <w:between w:val="nil"/>
              </w:pBdr>
              <w:spacing w:before="0" w:after="0" w:line="240" w:lineRule="auto"/>
              <w:rPr>
                <w:rFonts w:ascii="Aptos" w:hAnsi="Aptos"/>
              </w:rPr>
            </w:pPr>
            <w:r w:rsidRPr="006E76AD">
              <w:rPr>
                <w:rFonts w:ascii="Aptos" w:hAnsi="Aptos"/>
              </w:rPr>
              <w:t>Name</w:t>
            </w:r>
          </w:p>
        </w:tc>
        <w:tc>
          <w:tcPr>
            <w:tcW w:w="648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3F3E163" w14:textId="311B74A7" w:rsidR="006E7700" w:rsidRPr="006E76AD" w:rsidRDefault="001247BC">
            <w:pPr>
              <w:pBdr>
                <w:top w:val="nil"/>
                <w:left w:val="nil"/>
                <w:bottom w:val="nil"/>
                <w:right w:val="nil"/>
                <w:between w:val="nil"/>
              </w:pBdr>
              <w:spacing w:before="0" w:after="0" w:line="240" w:lineRule="auto"/>
              <w:rPr>
                <w:rFonts w:ascii="Aptos" w:hAnsi="Aptos"/>
              </w:rPr>
            </w:pPr>
            <w:r w:rsidRPr="006E76AD">
              <w:rPr>
                <w:rFonts w:ascii="Aptos" w:hAnsi="Aptos"/>
              </w:rPr>
              <w:t>Bill Barker</w:t>
            </w:r>
          </w:p>
        </w:tc>
      </w:tr>
      <w:tr w:rsidR="006E7700" w:rsidRPr="006E76AD" w14:paraId="62EB12CF" w14:textId="77777777" w:rsidTr="006E7700">
        <w:tc>
          <w:tcPr>
            <w:tcW w:w="28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1E1E528" w14:textId="77777777" w:rsidR="006E7700" w:rsidRPr="006E76AD" w:rsidRDefault="00F14026">
            <w:pPr>
              <w:pBdr>
                <w:top w:val="nil"/>
                <w:left w:val="nil"/>
                <w:bottom w:val="nil"/>
                <w:right w:val="nil"/>
                <w:between w:val="nil"/>
              </w:pBdr>
              <w:spacing w:before="0" w:after="0" w:line="240" w:lineRule="auto"/>
              <w:rPr>
                <w:rFonts w:ascii="Aptos" w:hAnsi="Aptos"/>
              </w:rPr>
            </w:pPr>
            <w:r w:rsidRPr="006E76AD">
              <w:rPr>
                <w:rFonts w:ascii="Aptos" w:hAnsi="Aptos"/>
              </w:rPr>
              <w:t>Demographic Summary</w:t>
            </w:r>
          </w:p>
        </w:tc>
        <w:tc>
          <w:tcPr>
            <w:tcW w:w="6480" w:type="dxa"/>
            <w:tcBorders>
              <w:bottom w:val="single" w:sz="8" w:space="0" w:color="000000"/>
              <w:right w:val="single" w:sz="8" w:space="0" w:color="000000"/>
            </w:tcBorders>
            <w:tcMar>
              <w:top w:w="100" w:type="dxa"/>
              <w:left w:w="100" w:type="dxa"/>
              <w:bottom w:w="100" w:type="dxa"/>
              <w:right w:w="100" w:type="dxa"/>
            </w:tcMar>
          </w:tcPr>
          <w:p w14:paraId="2220E482" w14:textId="2915E6F4" w:rsidR="006E7700" w:rsidRPr="006E76AD" w:rsidRDefault="005C51A3">
            <w:pPr>
              <w:pBdr>
                <w:top w:val="nil"/>
                <w:left w:val="nil"/>
                <w:bottom w:val="nil"/>
                <w:right w:val="nil"/>
                <w:between w:val="nil"/>
              </w:pBdr>
              <w:spacing w:before="0" w:after="0" w:line="240" w:lineRule="auto"/>
              <w:rPr>
                <w:rFonts w:ascii="Aptos" w:hAnsi="Aptos"/>
              </w:rPr>
            </w:pPr>
            <w:r w:rsidRPr="006E76AD">
              <w:rPr>
                <w:rFonts w:ascii="Aptos" w:hAnsi="Aptos"/>
              </w:rPr>
              <w:t>55</w:t>
            </w:r>
            <w:r w:rsidR="008B365D" w:rsidRPr="006E76AD">
              <w:rPr>
                <w:rFonts w:ascii="Aptos" w:hAnsi="Aptos"/>
              </w:rPr>
              <w:t>-</w:t>
            </w:r>
            <w:r w:rsidR="00102D19" w:rsidRPr="006E76AD">
              <w:rPr>
                <w:rFonts w:ascii="Aptos" w:hAnsi="Aptos"/>
              </w:rPr>
              <w:t>70</w:t>
            </w:r>
            <w:r w:rsidR="008B365D" w:rsidRPr="006E76AD">
              <w:rPr>
                <w:rFonts w:ascii="Aptos" w:hAnsi="Aptos"/>
              </w:rPr>
              <w:t xml:space="preserve">, </w:t>
            </w:r>
            <w:r w:rsidR="00971884" w:rsidRPr="006E76AD">
              <w:rPr>
                <w:rFonts w:ascii="Aptos" w:hAnsi="Aptos"/>
              </w:rPr>
              <w:t>Suburban dweller</w:t>
            </w:r>
            <w:r w:rsidR="001247BC" w:rsidRPr="006E76AD">
              <w:rPr>
                <w:rFonts w:ascii="Aptos" w:hAnsi="Aptos"/>
              </w:rPr>
              <w:t>, traveler, investor</w:t>
            </w:r>
          </w:p>
        </w:tc>
      </w:tr>
      <w:tr w:rsidR="006E7700" w:rsidRPr="006E76AD" w14:paraId="4E5444B6" w14:textId="77777777" w:rsidTr="006E7700">
        <w:tc>
          <w:tcPr>
            <w:tcW w:w="28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F3D8941" w14:textId="77777777" w:rsidR="006E7700" w:rsidRPr="006E76AD" w:rsidRDefault="00F14026">
            <w:pPr>
              <w:pBdr>
                <w:top w:val="nil"/>
                <w:left w:val="nil"/>
                <w:bottom w:val="nil"/>
                <w:right w:val="nil"/>
                <w:between w:val="nil"/>
              </w:pBdr>
              <w:spacing w:before="0" w:after="0" w:line="240" w:lineRule="auto"/>
              <w:rPr>
                <w:rFonts w:ascii="Aptos" w:hAnsi="Aptos"/>
              </w:rPr>
            </w:pPr>
            <w:r w:rsidRPr="006E76AD">
              <w:rPr>
                <w:rFonts w:ascii="Aptos" w:hAnsi="Aptos"/>
              </w:rPr>
              <w:t>Current Job</w:t>
            </w:r>
          </w:p>
        </w:tc>
        <w:tc>
          <w:tcPr>
            <w:tcW w:w="6480" w:type="dxa"/>
            <w:tcBorders>
              <w:bottom w:val="single" w:sz="8" w:space="0" w:color="000000"/>
              <w:right w:val="single" w:sz="8" w:space="0" w:color="000000"/>
            </w:tcBorders>
            <w:tcMar>
              <w:top w:w="100" w:type="dxa"/>
              <w:left w:w="100" w:type="dxa"/>
              <w:bottom w:w="100" w:type="dxa"/>
              <w:right w:w="100" w:type="dxa"/>
            </w:tcMar>
          </w:tcPr>
          <w:p w14:paraId="26C77EB2" w14:textId="36F208C0" w:rsidR="006E7700" w:rsidRPr="006E76AD" w:rsidRDefault="007B5404">
            <w:pPr>
              <w:pBdr>
                <w:top w:val="nil"/>
                <w:left w:val="nil"/>
                <w:bottom w:val="nil"/>
                <w:right w:val="nil"/>
                <w:between w:val="nil"/>
              </w:pBdr>
              <w:spacing w:before="0" w:after="0" w:line="240" w:lineRule="auto"/>
              <w:rPr>
                <w:rFonts w:ascii="Aptos" w:hAnsi="Aptos"/>
              </w:rPr>
            </w:pPr>
            <w:r w:rsidRPr="006E76AD">
              <w:rPr>
                <w:rFonts w:ascii="Aptos" w:hAnsi="Aptos"/>
              </w:rPr>
              <w:t>Executive, Retired</w:t>
            </w:r>
          </w:p>
        </w:tc>
      </w:tr>
      <w:tr w:rsidR="006E7700" w:rsidRPr="006E76AD" w14:paraId="7CE9ED07" w14:textId="77777777" w:rsidTr="006E7700">
        <w:tc>
          <w:tcPr>
            <w:tcW w:w="28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1DCCFFD" w14:textId="77777777" w:rsidR="006E7700" w:rsidRPr="006E76AD" w:rsidRDefault="00F14026">
            <w:pPr>
              <w:pBdr>
                <w:top w:val="nil"/>
                <w:left w:val="nil"/>
                <w:bottom w:val="nil"/>
                <w:right w:val="nil"/>
                <w:between w:val="nil"/>
              </w:pBdr>
              <w:spacing w:before="0" w:after="0" w:line="240" w:lineRule="auto"/>
              <w:rPr>
                <w:rFonts w:ascii="Aptos" w:hAnsi="Aptos"/>
              </w:rPr>
            </w:pPr>
            <w:r w:rsidRPr="006E76AD">
              <w:rPr>
                <w:rFonts w:ascii="Aptos" w:hAnsi="Aptos"/>
              </w:rPr>
              <w:t>Educational Background</w:t>
            </w:r>
          </w:p>
        </w:tc>
        <w:tc>
          <w:tcPr>
            <w:tcW w:w="6480" w:type="dxa"/>
            <w:tcBorders>
              <w:bottom w:val="single" w:sz="8" w:space="0" w:color="000000"/>
              <w:right w:val="single" w:sz="8" w:space="0" w:color="000000"/>
            </w:tcBorders>
            <w:tcMar>
              <w:top w:w="100" w:type="dxa"/>
              <w:left w:w="100" w:type="dxa"/>
              <w:bottom w:w="100" w:type="dxa"/>
              <w:right w:w="100" w:type="dxa"/>
            </w:tcMar>
          </w:tcPr>
          <w:p w14:paraId="5F23D687" w14:textId="160A5CAE" w:rsidR="006E7700" w:rsidRPr="006E76AD" w:rsidRDefault="006D2BCD">
            <w:pPr>
              <w:pBdr>
                <w:top w:val="nil"/>
                <w:left w:val="nil"/>
                <w:bottom w:val="nil"/>
                <w:right w:val="nil"/>
                <w:between w:val="nil"/>
              </w:pBdr>
              <w:spacing w:before="0" w:after="0" w:line="240" w:lineRule="auto"/>
              <w:rPr>
                <w:rFonts w:ascii="Aptos" w:hAnsi="Aptos"/>
              </w:rPr>
            </w:pPr>
            <w:r w:rsidRPr="006E76AD">
              <w:rPr>
                <w:rFonts w:ascii="Aptos" w:hAnsi="Aptos"/>
              </w:rPr>
              <w:t>College</w:t>
            </w:r>
            <w:r w:rsidR="005C51A3" w:rsidRPr="006E76AD">
              <w:rPr>
                <w:rFonts w:ascii="Aptos" w:hAnsi="Aptos"/>
              </w:rPr>
              <w:t xml:space="preserve"> and on the job training</w:t>
            </w:r>
          </w:p>
        </w:tc>
      </w:tr>
      <w:tr w:rsidR="006E7700" w:rsidRPr="006E76AD" w14:paraId="5AD120A6" w14:textId="77777777" w:rsidTr="006E7700">
        <w:tc>
          <w:tcPr>
            <w:tcW w:w="28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5372CA4" w14:textId="77777777" w:rsidR="006E7700" w:rsidRPr="006E76AD" w:rsidRDefault="00F14026">
            <w:pPr>
              <w:pBdr>
                <w:top w:val="nil"/>
                <w:left w:val="nil"/>
                <w:bottom w:val="nil"/>
                <w:right w:val="nil"/>
                <w:between w:val="nil"/>
              </w:pBdr>
              <w:spacing w:before="0" w:after="0" w:line="240" w:lineRule="auto"/>
              <w:rPr>
                <w:rFonts w:ascii="Aptos" w:hAnsi="Aptos"/>
              </w:rPr>
            </w:pPr>
            <w:r w:rsidRPr="006E76AD">
              <w:rPr>
                <w:rFonts w:ascii="Aptos" w:hAnsi="Aptos"/>
              </w:rPr>
              <w:t>Technological Context</w:t>
            </w:r>
          </w:p>
        </w:tc>
        <w:tc>
          <w:tcPr>
            <w:tcW w:w="6480" w:type="dxa"/>
            <w:tcBorders>
              <w:bottom w:val="single" w:sz="8" w:space="0" w:color="000000"/>
              <w:right w:val="single" w:sz="8" w:space="0" w:color="000000"/>
            </w:tcBorders>
            <w:tcMar>
              <w:top w:w="100" w:type="dxa"/>
              <w:left w:w="100" w:type="dxa"/>
              <w:bottom w:w="100" w:type="dxa"/>
              <w:right w:w="100" w:type="dxa"/>
            </w:tcMar>
          </w:tcPr>
          <w:p w14:paraId="20B8563D" w14:textId="16794E7A" w:rsidR="006E7700" w:rsidRPr="006E76AD" w:rsidRDefault="005C51A3">
            <w:pPr>
              <w:pBdr>
                <w:top w:val="nil"/>
                <w:left w:val="nil"/>
                <w:bottom w:val="nil"/>
                <w:right w:val="nil"/>
                <w:between w:val="nil"/>
              </w:pBdr>
              <w:spacing w:before="0" w:after="0" w:line="240" w:lineRule="auto"/>
              <w:rPr>
                <w:rFonts w:ascii="Aptos" w:hAnsi="Aptos"/>
              </w:rPr>
            </w:pPr>
            <w:r w:rsidRPr="006E76AD">
              <w:rPr>
                <w:rFonts w:ascii="Aptos" w:hAnsi="Aptos"/>
              </w:rPr>
              <w:t>Typical web search and mobile app use</w:t>
            </w:r>
          </w:p>
        </w:tc>
      </w:tr>
    </w:tbl>
    <w:p w14:paraId="23DE6CE1" w14:textId="77777777" w:rsidR="006E7700" w:rsidRPr="006E76AD" w:rsidRDefault="00F14026">
      <w:pPr>
        <w:pStyle w:val="Heading2"/>
        <w:pBdr>
          <w:top w:val="nil"/>
          <w:left w:val="nil"/>
          <w:bottom w:val="nil"/>
          <w:right w:val="nil"/>
          <w:between w:val="nil"/>
        </w:pBdr>
        <w:spacing w:before="360" w:after="80"/>
        <w:rPr>
          <w:rFonts w:ascii="Aptos" w:hAnsi="Aptos"/>
        </w:rPr>
      </w:pPr>
      <w:r w:rsidRPr="006E76AD">
        <w:rPr>
          <w:rFonts w:ascii="Aptos" w:hAnsi="Aptos"/>
          <w:sz w:val="34"/>
          <w:szCs w:val="34"/>
        </w:rPr>
        <w:t>Quote</w:t>
      </w:r>
    </w:p>
    <w:tbl>
      <w:tblPr>
        <w:tblStyle w:val="a0"/>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6E7700" w:rsidRPr="006E76AD" w14:paraId="00F73905" w14:textId="77777777" w:rsidTr="006E7700">
        <w:tc>
          <w:tcPr>
            <w:tcW w:w="9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50D97" w14:textId="4FB32527" w:rsidR="006E7700" w:rsidRPr="006E76AD" w:rsidRDefault="00892801">
            <w:pPr>
              <w:pBdr>
                <w:top w:val="nil"/>
                <w:left w:val="nil"/>
                <w:bottom w:val="nil"/>
                <w:right w:val="nil"/>
                <w:between w:val="nil"/>
              </w:pBdr>
              <w:spacing w:after="0" w:line="240" w:lineRule="auto"/>
              <w:rPr>
                <w:rFonts w:ascii="Aptos" w:hAnsi="Aptos"/>
              </w:rPr>
            </w:pPr>
            <w:r w:rsidRPr="006E76AD">
              <w:rPr>
                <w:rFonts w:ascii="Aptos" w:hAnsi="Aptos"/>
              </w:rPr>
              <w:t xml:space="preserve">“I’m in this because I love the sport, not because I want to chase paperwork.” </w:t>
            </w:r>
          </w:p>
        </w:tc>
      </w:tr>
    </w:tbl>
    <w:p w14:paraId="27531C28" w14:textId="77777777" w:rsidR="006E7700" w:rsidRPr="006E76AD" w:rsidRDefault="00F14026">
      <w:pPr>
        <w:pStyle w:val="Heading2"/>
        <w:pBdr>
          <w:top w:val="nil"/>
          <w:left w:val="nil"/>
          <w:bottom w:val="nil"/>
          <w:right w:val="nil"/>
          <w:between w:val="nil"/>
        </w:pBdr>
        <w:spacing w:before="360" w:after="80"/>
        <w:rPr>
          <w:rFonts w:ascii="Aptos" w:hAnsi="Aptos"/>
        </w:rPr>
      </w:pPr>
      <w:bookmarkStart w:id="5" w:name="_p7r82vci1hci" w:colFirst="0" w:colLast="0"/>
      <w:bookmarkEnd w:id="5"/>
      <w:r w:rsidRPr="006E76AD">
        <w:rPr>
          <w:rFonts w:ascii="Aptos" w:hAnsi="Aptos"/>
          <w:sz w:val="34"/>
          <w:szCs w:val="34"/>
        </w:rPr>
        <w:t>Narrative</w:t>
      </w:r>
    </w:p>
    <w:tbl>
      <w:tblPr>
        <w:tblStyle w:val="a1"/>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6E7700" w:rsidRPr="006E76AD" w14:paraId="54C0054D" w14:textId="77777777" w:rsidTr="6B52F037">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EC9610" w14:textId="67F5B6C4" w:rsidR="00317DA5" w:rsidRPr="006E76AD" w:rsidRDefault="00317DA5" w:rsidP="6B52F037">
            <w:pPr>
              <w:pBdr>
                <w:top w:val="nil"/>
                <w:left w:val="nil"/>
                <w:bottom w:val="nil"/>
                <w:right w:val="nil"/>
                <w:between w:val="nil"/>
              </w:pBdr>
              <w:spacing w:before="0" w:after="0" w:line="240" w:lineRule="auto"/>
              <w:rPr>
                <w:rFonts w:ascii="Aptos" w:hAnsi="Aptos"/>
              </w:rPr>
            </w:pPr>
            <w:r w:rsidRPr="006E76AD">
              <w:rPr>
                <w:rFonts w:ascii="Aptos" w:hAnsi="Aptos"/>
              </w:rPr>
              <w:t>Bill is retired after a long career working with his hands and building a life for his family. These days, he enjoys the freedom to travel, spend time with his grandkids, and stay connected to the rodeo world he’s always loved. Bill has partnered with a few close friends on several competition bulls. For him, it’s equal parts passion, camaraderie, and smart stewardship of his retirement income.</w:t>
            </w:r>
          </w:p>
          <w:p w14:paraId="3E32BABF" w14:textId="77777777" w:rsidR="00317DA5" w:rsidRPr="006E76AD" w:rsidRDefault="00317DA5" w:rsidP="00317DA5">
            <w:pPr>
              <w:pBdr>
                <w:top w:val="nil"/>
                <w:left w:val="nil"/>
                <w:bottom w:val="nil"/>
                <w:right w:val="nil"/>
                <w:between w:val="nil"/>
              </w:pBdr>
              <w:spacing w:before="0" w:after="0" w:line="240" w:lineRule="auto"/>
              <w:rPr>
                <w:rFonts w:ascii="Aptos" w:hAnsi="Aptos"/>
              </w:rPr>
            </w:pPr>
          </w:p>
          <w:p w14:paraId="5B45BC3A" w14:textId="77777777" w:rsidR="00317DA5" w:rsidRPr="006E76AD" w:rsidRDefault="00317DA5" w:rsidP="00317DA5">
            <w:pPr>
              <w:pBdr>
                <w:top w:val="nil"/>
                <w:left w:val="nil"/>
                <w:bottom w:val="nil"/>
                <w:right w:val="nil"/>
                <w:between w:val="nil"/>
              </w:pBdr>
              <w:spacing w:before="0" w:after="0" w:line="240" w:lineRule="auto"/>
              <w:rPr>
                <w:rFonts w:ascii="Aptos" w:hAnsi="Aptos"/>
              </w:rPr>
            </w:pPr>
            <w:r w:rsidRPr="006E76AD">
              <w:rPr>
                <w:rFonts w:ascii="Aptos" w:hAnsi="Aptos"/>
              </w:rPr>
              <w:t xml:space="preserve">Bill isn’t looking to micromanage, but he does want clarity. He wants to know which bulls he </w:t>
            </w:r>
            <w:r w:rsidRPr="006E76AD">
              <w:rPr>
                <w:rFonts w:ascii="Aptos" w:hAnsi="Aptos"/>
              </w:rPr>
              <w:lastRenderedPageBreak/>
              <w:t>owns, who his partners are, how winnings are split, and what the true costs of care and training look like over time. Right now, that information lives in texts, phone calls, handwritten notes, and the occasional spreadsheet—good enough when there were one or two bulls, but stressful as partnerships and expenses grow.</w:t>
            </w:r>
          </w:p>
          <w:p w14:paraId="2FAFE857" w14:textId="77777777" w:rsidR="00317DA5" w:rsidRPr="006E76AD" w:rsidRDefault="00317DA5" w:rsidP="00317DA5">
            <w:pPr>
              <w:pBdr>
                <w:top w:val="nil"/>
                <w:left w:val="nil"/>
                <w:bottom w:val="nil"/>
                <w:right w:val="nil"/>
                <w:between w:val="nil"/>
              </w:pBdr>
              <w:spacing w:before="0" w:after="0" w:line="240" w:lineRule="auto"/>
              <w:rPr>
                <w:rFonts w:ascii="Aptos" w:hAnsi="Aptos"/>
              </w:rPr>
            </w:pPr>
          </w:p>
          <w:p w14:paraId="1D52E3CD" w14:textId="77777777" w:rsidR="00317DA5" w:rsidRPr="006E76AD" w:rsidRDefault="00317DA5" w:rsidP="00317DA5">
            <w:pPr>
              <w:pBdr>
                <w:top w:val="nil"/>
                <w:left w:val="nil"/>
                <w:bottom w:val="nil"/>
                <w:right w:val="nil"/>
                <w:between w:val="nil"/>
              </w:pBdr>
              <w:spacing w:before="0" w:after="0" w:line="240" w:lineRule="auto"/>
              <w:rPr>
                <w:rFonts w:ascii="Aptos" w:hAnsi="Aptos"/>
              </w:rPr>
            </w:pPr>
            <w:r w:rsidRPr="006E76AD">
              <w:rPr>
                <w:rFonts w:ascii="Aptos" w:hAnsi="Aptos"/>
              </w:rPr>
              <w:t xml:space="preserve">He trusts his partners, but Bill has learned that trust is stronger when the records are clear. </w:t>
            </w:r>
            <w:r w:rsidRPr="006E76AD">
              <w:rPr>
                <w:rFonts w:ascii="Aptos" w:hAnsi="Aptos"/>
                <w:highlight w:val="yellow"/>
              </w:rPr>
              <w:t>Missed payouts, fuzzy invoices, or disagreements about percentages frustrate him—not because of the money alone, but because he values the relationships.</w:t>
            </w:r>
            <w:r w:rsidRPr="006E76AD">
              <w:rPr>
                <w:rFonts w:ascii="Aptos" w:hAnsi="Aptos"/>
              </w:rPr>
              <w:t xml:space="preserve"> He wants a simple, reliable way to check in on his bulls, review performance and earnings, and feel confident that everything is being handled fairly without having to chase anyone down.</w:t>
            </w:r>
          </w:p>
          <w:p w14:paraId="2F8BC965" w14:textId="77777777" w:rsidR="00317DA5" w:rsidRPr="006E76AD" w:rsidRDefault="00317DA5" w:rsidP="00317DA5">
            <w:pPr>
              <w:pBdr>
                <w:top w:val="nil"/>
                <w:left w:val="nil"/>
                <w:bottom w:val="nil"/>
                <w:right w:val="nil"/>
                <w:between w:val="nil"/>
              </w:pBdr>
              <w:spacing w:before="0" w:after="0" w:line="240" w:lineRule="auto"/>
              <w:rPr>
                <w:rFonts w:ascii="Aptos" w:hAnsi="Aptos"/>
              </w:rPr>
            </w:pPr>
          </w:p>
          <w:p w14:paraId="0FF9E413" w14:textId="77777777" w:rsidR="00317DA5" w:rsidRPr="006E76AD" w:rsidRDefault="00317DA5" w:rsidP="00317DA5">
            <w:pPr>
              <w:pBdr>
                <w:top w:val="nil"/>
                <w:left w:val="nil"/>
                <w:bottom w:val="nil"/>
                <w:right w:val="nil"/>
                <w:between w:val="nil"/>
              </w:pBdr>
              <w:spacing w:before="0" w:after="0" w:line="240" w:lineRule="auto"/>
              <w:rPr>
                <w:rFonts w:ascii="Aptos" w:hAnsi="Aptos"/>
              </w:rPr>
            </w:pPr>
            <w:r w:rsidRPr="006E76AD">
              <w:rPr>
                <w:rFonts w:ascii="Aptos" w:hAnsi="Aptos"/>
              </w:rPr>
              <w:t xml:space="preserve">Technology doesn’t excite Bill, but usefulness does. </w:t>
            </w:r>
            <w:r w:rsidRPr="006E76AD">
              <w:rPr>
                <w:rFonts w:ascii="Aptos" w:hAnsi="Aptos"/>
                <w:highlight w:val="yellow"/>
              </w:rPr>
              <w:t>He appreciates tools that are straightforward, respectful of tradition, and easy to access from his phone or tablet.</w:t>
            </w:r>
            <w:r w:rsidRPr="006E76AD">
              <w:rPr>
                <w:rFonts w:ascii="Aptos" w:hAnsi="Aptos"/>
              </w:rPr>
              <w:t xml:space="preserve"> If something helps him protect his investment, avoid awkward conversations, and stay connected to the sport he loves—without feeling like a full-time job—he’s all in.</w:t>
            </w:r>
          </w:p>
          <w:p w14:paraId="184A311F" w14:textId="77777777" w:rsidR="005C51A3" w:rsidRPr="006E76AD" w:rsidRDefault="005C51A3" w:rsidP="00317DA5">
            <w:pPr>
              <w:pBdr>
                <w:top w:val="nil"/>
                <w:left w:val="nil"/>
                <w:bottom w:val="nil"/>
                <w:right w:val="nil"/>
                <w:between w:val="nil"/>
              </w:pBdr>
              <w:spacing w:before="0" w:after="0" w:line="240" w:lineRule="auto"/>
              <w:rPr>
                <w:rFonts w:ascii="Aptos" w:hAnsi="Aptos"/>
              </w:rPr>
            </w:pPr>
          </w:p>
          <w:p w14:paraId="00AF7403" w14:textId="77777777" w:rsidR="00317DA5" w:rsidRPr="006E76AD" w:rsidRDefault="00317DA5" w:rsidP="00317DA5">
            <w:pPr>
              <w:pBdr>
                <w:top w:val="nil"/>
                <w:left w:val="nil"/>
                <w:bottom w:val="nil"/>
                <w:right w:val="nil"/>
                <w:between w:val="nil"/>
              </w:pBdr>
              <w:spacing w:before="0" w:after="0" w:line="240" w:lineRule="auto"/>
              <w:rPr>
                <w:rFonts w:ascii="Aptos" w:hAnsi="Aptos"/>
              </w:rPr>
            </w:pPr>
            <w:r w:rsidRPr="006E76AD">
              <w:rPr>
                <w:rFonts w:ascii="Aptos" w:hAnsi="Aptos"/>
              </w:rPr>
              <w:t>For Bill, this isn’t about scaling an operation. It’s about enjoying retirement, staying involved, and knowing that the legacy and partnerships he’s built are being handled the right way.</w:t>
            </w:r>
          </w:p>
          <w:p w14:paraId="37871867" w14:textId="77777777" w:rsidR="006E7700" w:rsidRPr="006E76AD" w:rsidRDefault="006E7700">
            <w:pPr>
              <w:pBdr>
                <w:top w:val="nil"/>
                <w:left w:val="nil"/>
                <w:bottom w:val="nil"/>
                <w:right w:val="nil"/>
                <w:between w:val="nil"/>
              </w:pBdr>
              <w:spacing w:after="0" w:line="240" w:lineRule="auto"/>
              <w:rPr>
                <w:rFonts w:ascii="Aptos" w:hAnsi="Aptos"/>
              </w:rPr>
            </w:pPr>
          </w:p>
        </w:tc>
      </w:tr>
    </w:tbl>
    <w:p w14:paraId="65984BAA" w14:textId="77777777" w:rsidR="006E7700" w:rsidRPr="006E76AD" w:rsidRDefault="00F14026">
      <w:pPr>
        <w:pStyle w:val="Heading2"/>
        <w:pBdr>
          <w:top w:val="nil"/>
          <w:left w:val="nil"/>
          <w:bottom w:val="nil"/>
          <w:right w:val="nil"/>
          <w:between w:val="nil"/>
        </w:pBdr>
        <w:spacing w:before="360" w:after="80"/>
        <w:rPr>
          <w:rFonts w:ascii="Aptos" w:hAnsi="Aptos"/>
        </w:rPr>
      </w:pPr>
      <w:bookmarkStart w:id="6" w:name="_lehl5lg10zdf" w:colFirst="0" w:colLast="0"/>
      <w:bookmarkEnd w:id="6"/>
      <w:r w:rsidRPr="006E76AD">
        <w:rPr>
          <w:rFonts w:ascii="Aptos" w:hAnsi="Aptos"/>
          <w:sz w:val="34"/>
          <w:szCs w:val="34"/>
        </w:rPr>
        <w:lastRenderedPageBreak/>
        <w:t>Goals</w:t>
      </w:r>
    </w:p>
    <w:tbl>
      <w:tblPr>
        <w:tblStyle w:val="a2"/>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6E7700" w:rsidRPr="006E76AD" w14:paraId="3677B40E" w14:textId="77777777" w:rsidTr="2415E57E">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9B99CB" w14:textId="71D18590" w:rsidR="006E7700" w:rsidRPr="006E76AD" w:rsidRDefault="15A6FE42" w:rsidP="2415E57E">
            <w:pPr>
              <w:pStyle w:val="ListParagraph"/>
              <w:numPr>
                <w:ilvl w:val="0"/>
                <w:numId w:val="2"/>
              </w:numPr>
              <w:pBdr>
                <w:top w:val="nil"/>
                <w:left w:val="nil"/>
                <w:bottom w:val="nil"/>
                <w:right w:val="nil"/>
                <w:between w:val="nil"/>
              </w:pBdr>
              <w:spacing w:before="0" w:after="0" w:line="240" w:lineRule="auto"/>
              <w:rPr>
                <w:rFonts w:ascii="Aptos" w:hAnsi="Aptos"/>
              </w:rPr>
            </w:pPr>
            <w:r w:rsidRPr="006E76AD">
              <w:rPr>
                <w:rFonts w:ascii="Aptos" w:hAnsi="Aptos"/>
              </w:rPr>
              <w:t>Easily Track ownership percentage of bulls</w:t>
            </w:r>
          </w:p>
          <w:p w14:paraId="24F626DE" w14:textId="3D9E7165" w:rsidR="158F670A" w:rsidRPr="006E76AD" w:rsidRDefault="158F670A" w:rsidP="2415E57E">
            <w:pPr>
              <w:pStyle w:val="ListParagraph"/>
              <w:numPr>
                <w:ilvl w:val="0"/>
                <w:numId w:val="2"/>
              </w:numPr>
              <w:pBdr>
                <w:top w:val="nil"/>
                <w:left w:val="nil"/>
                <w:bottom w:val="nil"/>
                <w:right w:val="nil"/>
                <w:between w:val="nil"/>
              </w:pBdr>
              <w:spacing w:before="0" w:after="0" w:line="240" w:lineRule="auto"/>
              <w:rPr>
                <w:rFonts w:ascii="Aptos" w:hAnsi="Aptos"/>
              </w:rPr>
            </w:pPr>
            <w:r w:rsidRPr="006E76AD">
              <w:rPr>
                <w:rFonts w:ascii="Aptos" w:hAnsi="Aptos"/>
              </w:rPr>
              <w:t xml:space="preserve">View </w:t>
            </w:r>
            <w:r w:rsidRPr="006E76AD">
              <w:rPr>
                <w:rFonts w:ascii="Aptos" w:hAnsi="Aptos"/>
                <w:highlight w:val="yellow"/>
              </w:rPr>
              <w:t>media reels</w:t>
            </w:r>
            <w:r w:rsidRPr="006E76AD">
              <w:rPr>
                <w:rFonts w:ascii="Aptos" w:hAnsi="Aptos"/>
              </w:rPr>
              <w:t xml:space="preserve"> of his bulls in competition</w:t>
            </w:r>
          </w:p>
          <w:p w14:paraId="70C45181" w14:textId="5D810225" w:rsidR="006E7700" w:rsidRPr="006E76AD" w:rsidRDefault="00EB33FA" w:rsidP="005D1E86">
            <w:pPr>
              <w:pStyle w:val="ListParagraph"/>
              <w:numPr>
                <w:ilvl w:val="0"/>
                <w:numId w:val="2"/>
              </w:numPr>
              <w:pBdr>
                <w:top w:val="nil"/>
                <w:left w:val="nil"/>
                <w:bottom w:val="nil"/>
                <w:right w:val="nil"/>
                <w:between w:val="nil"/>
              </w:pBdr>
              <w:spacing w:before="0" w:after="0" w:line="240" w:lineRule="auto"/>
              <w:rPr>
                <w:rFonts w:ascii="Aptos" w:hAnsi="Aptos"/>
              </w:rPr>
            </w:pPr>
            <w:r w:rsidRPr="006E76AD">
              <w:rPr>
                <w:rFonts w:ascii="Aptos" w:hAnsi="Aptos"/>
              </w:rPr>
              <w:t>Pay and view invoices</w:t>
            </w:r>
          </w:p>
        </w:tc>
      </w:tr>
    </w:tbl>
    <w:p w14:paraId="29435009" w14:textId="77777777" w:rsidR="006E7700" w:rsidRPr="006E76AD" w:rsidRDefault="00F14026">
      <w:pPr>
        <w:pStyle w:val="Heading2"/>
        <w:pBdr>
          <w:top w:val="nil"/>
          <w:left w:val="nil"/>
          <w:bottom w:val="nil"/>
          <w:right w:val="nil"/>
          <w:between w:val="nil"/>
        </w:pBdr>
        <w:spacing w:before="360" w:after="80"/>
        <w:rPr>
          <w:rFonts w:ascii="Aptos" w:hAnsi="Aptos"/>
        </w:rPr>
      </w:pPr>
      <w:bookmarkStart w:id="7" w:name="_c0k5yeqxzitf" w:colFirst="0" w:colLast="0"/>
      <w:bookmarkEnd w:id="7"/>
      <w:r w:rsidRPr="006E76AD">
        <w:rPr>
          <w:rFonts w:ascii="Aptos" w:hAnsi="Aptos"/>
          <w:sz w:val="34"/>
          <w:szCs w:val="34"/>
        </w:rPr>
        <w:t>Motivations</w:t>
      </w:r>
    </w:p>
    <w:tbl>
      <w:tblPr>
        <w:tblStyle w:val="a3"/>
        <w:tblW w:w="9165" w:type="dxa"/>
        <w:tblBorders>
          <w:top w:val="nil"/>
          <w:left w:val="nil"/>
          <w:bottom w:val="nil"/>
          <w:right w:val="nil"/>
          <w:insideH w:val="nil"/>
          <w:insideV w:val="nil"/>
        </w:tblBorders>
        <w:tblLayout w:type="fixed"/>
        <w:tblLook w:val="0600" w:firstRow="0" w:lastRow="0" w:firstColumn="0" w:lastColumn="0" w:noHBand="1" w:noVBand="1"/>
      </w:tblPr>
      <w:tblGrid>
        <w:gridCol w:w="9165"/>
      </w:tblGrid>
      <w:tr w:rsidR="006E7700" w:rsidRPr="006E76AD" w14:paraId="129A3B3E" w14:textId="77777777" w:rsidTr="2415E57E">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6FB97B" w14:textId="4CD14EFC" w:rsidR="00F4718F" w:rsidRPr="006E76AD" w:rsidRDefault="00F4718F" w:rsidP="00F4718F">
            <w:pPr>
              <w:pBdr>
                <w:top w:val="nil"/>
                <w:left w:val="nil"/>
                <w:bottom w:val="nil"/>
                <w:right w:val="nil"/>
                <w:between w:val="nil"/>
              </w:pBdr>
              <w:spacing w:before="0" w:after="0" w:line="240" w:lineRule="auto"/>
              <w:rPr>
                <w:rFonts w:ascii="Aptos" w:hAnsi="Aptos"/>
              </w:rPr>
            </w:pPr>
            <w:r w:rsidRPr="006E76AD">
              <w:rPr>
                <w:rFonts w:ascii="Aptos" w:hAnsi="Aptos"/>
              </w:rPr>
              <w:t>Stay involved in competition bulls without turning retirement into a second job</w:t>
            </w:r>
          </w:p>
          <w:p w14:paraId="1D2B4F5F" w14:textId="04D858BF" w:rsidR="00F4718F" w:rsidRPr="006E76AD" w:rsidRDefault="00F4718F" w:rsidP="00F4718F">
            <w:pPr>
              <w:pBdr>
                <w:top w:val="nil"/>
                <w:left w:val="nil"/>
                <w:bottom w:val="nil"/>
                <w:right w:val="nil"/>
                <w:between w:val="nil"/>
              </w:pBdr>
              <w:spacing w:before="0" w:after="0" w:line="240" w:lineRule="auto"/>
              <w:rPr>
                <w:rFonts w:ascii="Aptos" w:hAnsi="Aptos"/>
              </w:rPr>
            </w:pPr>
            <w:r w:rsidRPr="006E76AD">
              <w:rPr>
                <w:rFonts w:ascii="Aptos" w:hAnsi="Aptos"/>
              </w:rPr>
              <w:t>Protect friendships by keeping ownership, costs, and payouts clear</w:t>
            </w:r>
          </w:p>
          <w:p w14:paraId="6B3D9368" w14:textId="3602C474" w:rsidR="006E7700" w:rsidRPr="006E76AD" w:rsidRDefault="25E2A38D" w:rsidP="2415E57E">
            <w:pPr>
              <w:pBdr>
                <w:top w:val="nil"/>
                <w:left w:val="nil"/>
                <w:bottom w:val="nil"/>
                <w:right w:val="nil"/>
                <w:between w:val="nil"/>
              </w:pBdr>
              <w:spacing w:before="0" w:after="0" w:line="240" w:lineRule="auto"/>
              <w:rPr>
                <w:rFonts w:ascii="Aptos" w:hAnsi="Aptos"/>
              </w:rPr>
            </w:pPr>
            <w:r w:rsidRPr="006E76AD">
              <w:rPr>
                <w:rFonts w:ascii="Aptos" w:hAnsi="Aptos"/>
              </w:rPr>
              <w:t>Feel confident his investment is being managed responsibly</w:t>
            </w:r>
          </w:p>
          <w:p w14:paraId="52514393" w14:textId="01F7CD36" w:rsidR="006E7700" w:rsidRPr="006E76AD" w:rsidRDefault="5C44C84C" w:rsidP="2415E57E">
            <w:pPr>
              <w:pBdr>
                <w:top w:val="nil"/>
                <w:left w:val="nil"/>
                <w:bottom w:val="nil"/>
                <w:right w:val="nil"/>
                <w:between w:val="nil"/>
              </w:pBdr>
              <w:spacing w:before="0" w:after="0" w:line="240" w:lineRule="auto"/>
              <w:rPr>
                <w:rFonts w:ascii="Aptos" w:hAnsi="Aptos"/>
              </w:rPr>
            </w:pPr>
            <w:r w:rsidRPr="006E76AD">
              <w:rPr>
                <w:rFonts w:ascii="Aptos" w:hAnsi="Aptos"/>
              </w:rPr>
              <w:t>Have fun being a part of the bull community</w:t>
            </w:r>
          </w:p>
        </w:tc>
      </w:tr>
      <w:tr w:rsidR="00D37ECD" w:rsidRPr="006E76AD" w14:paraId="3A7AB47E" w14:textId="77777777" w:rsidTr="2415E57E">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C585EC" w14:textId="6E23349C" w:rsidR="00D37ECD" w:rsidRPr="006E76AD" w:rsidRDefault="14D8D1CB">
            <w:pPr>
              <w:pBdr>
                <w:top w:val="nil"/>
                <w:left w:val="nil"/>
                <w:bottom w:val="nil"/>
                <w:right w:val="nil"/>
                <w:between w:val="nil"/>
              </w:pBdr>
              <w:spacing w:before="0" w:after="0" w:line="240" w:lineRule="auto"/>
              <w:rPr>
                <w:rFonts w:ascii="Aptos" w:hAnsi="Aptos"/>
              </w:rPr>
            </w:pPr>
            <w:r w:rsidRPr="006E76AD">
              <w:rPr>
                <w:rFonts w:ascii="Aptos" w:hAnsi="Aptos"/>
              </w:rPr>
              <w:t>Economic Impact:</w:t>
            </w:r>
          </w:p>
          <w:p w14:paraId="5A95A8D4" w14:textId="6467FEFB" w:rsidR="00D37ECD" w:rsidRPr="006E76AD" w:rsidRDefault="6ED368B3" w:rsidP="2415E57E">
            <w:pPr>
              <w:pBdr>
                <w:top w:val="nil"/>
                <w:left w:val="nil"/>
                <w:bottom w:val="nil"/>
                <w:right w:val="nil"/>
                <w:between w:val="nil"/>
              </w:pBdr>
              <w:spacing w:before="0" w:after="0" w:line="240" w:lineRule="auto"/>
              <w:rPr>
                <w:rFonts w:ascii="Aptos" w:hAnsi="Aptos"/>
              </w:rPr>
            </w:pPr>
            <w:r w:rsidRPr="006E76AD">
              <w:rPr>
                <w:rFonts w:ascii="Aptos" w:hAnsi="Aptos"/>
              </w:rPr>
              <w:t>Missed winnings/incorrect invoices - +/- $15k yr</w:t>
            </w:r>
          </w:p>
        </w:tc>
      </w:tr>
      <w:tr w:rsidR="00D37ECD" w:rsidRPr="006E76AD" w14:paraId="44468525" w14:textId="77777777" w:rsidTr="2415E57E">
        <w:tc>
          <w:tcPr>
            <w:tcW w:w="9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C430B9" w14:textId="77777777" w:rsidR="005D1E86" w:rsidRPr="006E76AD" w:rsidRDefault="000C7862" w:rsidP="005D1E86">
            <w:pPr>
              <w:pBdr>
                <w:top w:val="nil"/>
                <w:left w:val="nil"/>
                <w:bottom w:val="nil"/>
                <w:right w:val="nil"/>
                <w:between w:val="nil"/>
              </w:pBdr>
              <w:spacing w:before="0" w:after="0" w:line="240" w:lineRule="auto"/>
              <w:rPr>
                <w:rFonts w:ascii="Aptos" w:hAnsi="Aptos"/>
              </w:rPr>
            </w:pPr>
            <w:r w:rsidRPr="006E76AD">
              <w:rPr>
                <w:rFonts w:ascii="Aptos" w:hAnsi="Aptos"/>
              </w:rPr>
              <w:t xml:space="preserve">Buying Trigger: </w:t>
            </w:r>
          </w:p>
          <w:p w14:paraId="0E36949D" w14:textId="652579F2" w:rsidR="005D1E86" w:rsidRPr="006E76AD" w:rsidRDefault="005D1E86" w:rsidP="005D1E86">
            <w:pPr>
              <w:pBdr>
                <w:top w:val="nil"/>
                <w:left w:val="nil"/>
                <w:bottom w:val="nil"/>
                <w:right w:val="nil"/>
                <w:between w:val="nil"/>
              </w:pBdr>
              <w:spacing w:before="0" w:after="0" w:line="240" w:lineRule="auto"/>
              <w:rPr>
                <w:rFonts w:ascii="Aptos" w:hAnsi="Aptos"/>
              </w:rPr>
            </w:pPr>
            <w:r w:rsidRPr="006E76AD">
              <w:rPr>
                <w:rFonts w:ascii="Aptos" w:hAnsi="Aptos"/>
              </w:rPr>
              <w:t xml:space="preserve">One place to see </w:t>
            </w:r>
            <w:r w:rsidRPr="006E76AD">
              <w:rPr>
                <w:rFonts w:ascii="Aptos" w:hAnsi="Aptos"/>
                <w:highlight w:val="yellow"/>
              </w:rPr>
              <w:t>ownership, partners, and performance at a glance</w:t>
            </w:r>
          </w:p>
          <w:p w14:paraId="5EF010B8" w14:textId="209CFEAB" w:rsidR="005D1E86" w:rsidRPr="006E76AD" w:rsidRDefault="005D1E86" w:rsidP="005D1E86">
            <w:pPr>
              <w:pBdr>
                <w:top w:val="nil"/>
                <w:left w:val="nil"/>
                <w:bottom w:val="nil"/>
                <w:right w:val="nil"/>
                <w:between w:val="nil"/>
              </w:pBdr>
              <w:spacing w:before="0" w:after="0" w:line="240" w:lineRule="auto"/>
              <w:rPr>
                <w:rFonts w:ascii="Aptos" w:hAnsi="Aptos"/>
              </w:rPr>
            </w:pPr>
            <w:r w:rsidRPr="006E76AD">
              <w:rPr>
                <w:rFonts w:ascii="Aptos" w:hAnsi="Aptos"/>
              </w:rPr>
              <w:t>Simple access from his phone—no spreadsheets or chasing updates</w:t>
            </w:r>
          </w:p>
          <w:p w14:paraId="3ABE39D6" w14:textId="6BBDA30F" w:rsidR="005D1E86" w:rsidRPr="006E76AD" w:rsidRDefault="005D1E86" w:rsidP="005D1E86">
            <w:pPr>
              <w:pBdr>
                <w:top w:val="nil"/>
                <w:left w:val="nil"/>
                <w:bottom w:val="nil"/>
                <w:right w:val="nil"/>
                <w:between w:val="nil"/>
              </w:pBdr>
              <w:spacing w:before="0" w:after="0" w:line="240" w:lineRule="auto"/>
              <w:rPr>
                <w:rFonts w:ascii="Aptos" w:hAnsi="Aptos"/>
              </w:rPr>
            </w:pPr>
            <w:r w:rsidRPr="006E76AD">
              <w:rPr>
                <w:rFonts w:ascii="Aptos" w:hAnsi="Aptos"/>
              </w:rPr>
              <w:t>Peace of mind that records are accurate, fair, and easy to verify</w:t>
            </w:r>
          </w:p>
          <w:p w14:paraId="5FD9DED5" w14:textId="2EBD9C29" w:rsidR="00D37ECD" w:rsidRPr="006E76AD" w:rsidRDefault="00D37ECD">
            <w:pPr>
              <w:pBdr>
                <w:top w:val="nil"/>
                <w:left w:val="nil"/>
                <w:bottom w:val="nil"/>
                <w:right w:val="nil"/>
                <w:between w:val="nil"/>
              </w:pBdr>
              <w:spacing w:before="0" w:after="0" w:line="240" w:lineRule="auto"/>
              <w:rPr>
                <w:rFonts w:ascii="Aptos" w:hAnsi="Aptos"/>
              </w:rPr>
            </w:pPr>
          </w:p>
        </w:tc>
      </w:tr>
    </w:tbl>
    <w:p w14:paraId="21DAAB89" w14:textId="77777777" w:rsidR="006E7700" w:rsidRPr="006E76AD" w:rsidRDefault="006E7700">
      <w:pPr>
        <w:pBdr>
          <w:top w:val="nil"/>
          <w:left w:val="nil"/>
          <w:bottom w:val="nil"/>
          <w:right w:val="nil"/>
          <w:between w:val="nil"/>
        </w:pBdr>
        <w:rPr>
          <w:rFonts w:ascii="Aptos" w:hAnsi="Aptos"/>
        </w:rPr>
      </w:pPr>
      <w:bookmarkStart w:id="8" w:name="_odz6r5994wnh" w:colFirst="0" w:colLast="0"/>
      <w:bookmarkStart w:id="9" w:name="_1tm1g0j61wef" w:colFirst="0" w:colLast="0"/>
      <w:bookmarkEnd w:id="8"/>
      <w:bookmarkEnd w:id="9"/>
    </w:p>
    <w:sectPr w:rsidR="006E7700" w:rsidRPr="006E76A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CA548" w14:textId="77777777" w:rsidR="00B54B3D" w:rsidRDefault="00B54B3D">
      <w:pPr>
        <w:spacing w:before="0" w:after="0" w:line="240" w:lineRule="auto"/>
      </w:pPr>
      <w:r>
        <w:separator/>
      </w:r>
    </w:p>
  </w:endnote>
  <w:endnote w:type="continuationSeparator" w:id="0">
    <w:p w14:paraId="2684BA9C" w14:textId="77777777" w:rsidR="00B54B3D" w:rsidRDefault="00B54B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oxima Nova">
    <w:altName w:val="Tahoma"/>
    <w:panose1 w:val="020B0604020202020204"/>
    <w:charset w:val="00"/>
    <w:family w:val="auto"/>
    <w:pitch w:val="default"/>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8FA2" w14:textId="77777777" w:rsidR="006E76AD" w:rsidRDefault="006E76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007C" w14:textId="77777777" w:rsidR="006E7700" w:rsidRDefault="00F14026">
    <w:pPr>
      <w:pBdr>
        <w:top w:val="nil"/>
        <w:left w:val="nil"/>
        <w:bottom w:val="nil"/>
        <w:right w:val="nil"/>
        <w:between w:val="nil"/>
      </w:pBdr>
      <w:spacing w:after="720"/>
    </w:pPr>
    <w:r>
      <w:fldChar w:fldCharType="begin"/>
    </w:r>
    <w:r>
      <w:instrText>PAGE</w:instrText>
    </w:r>
    <w:r>
      <w:fldChar w:fldCharType="separate"/>
    </w:r>
    <w:r w:rsidR="008B365D">
      <w:rPr>
        <w:noProof/>
      </w:rPr>
      <w:t>1</w:t>
    </w:r>
    <w:r>
      <w:fldChar w:fldCharType="end"/>
    </w:r>
    <w:r>
      <w:rPr>
        <w:color w:val="999999"/>
      </w:rPr>
      <w:t xml:space="preserve"> -- Usability Test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7E64" w14:textId="77777777" w:rsidR="006E76AD" w:rsidRDefault="006E7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1896" w14:textId="77777777" w:rsidR="00B54B3D" w:rsidRDefault="00B54B3D">
      <w:pPr>
        <w:spacing w:before="0" w:after="0" w:line="240" w:lineRule="auto"/>
      </w:pPr>
      <w:r>
        <w:separator/>
      </w:r>
    </w:p>
  </w:footnote>
  <w:footnote w:type="continuationSeparator" w:id="0">
    <w:p w14:paraId="38723C66" w14:textId="77777777" w:rsidR="00B54B3D" w:rsidRDefault="00B54B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096E" w14:textId="77777777" w:rsidR="006E76AD" w:rsidRDefault="006E7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76EB" w14:textId="77777777" w:rsidR="006E76AD" w:rsidRDefault="006E76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2F75" w14:textId="77777777" w:rsidR="006E76AD" w:rsidRDefault="006E7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1C07"/>
    <w:multiLevelType w:val="hybridMultilevel"/>
    <w:tmpl w:val="E04A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46A2E"/>
    <w:multiLevelType w:val="multilevel"/>
    <w:tmpl w:val="83A61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9397799">
    <w:abstractNumId w:val="1"/>
  </w:num>
  <w:num w:numId="2" w16cid:durableId="160572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E7700"/>
    <w:rsid w:val="0009159C"/>
    <w:rsid w:val="000C7862"/>
    <w:rsid w:val="00102D19"/>
    <w:rsid w:val="001247BC"/>
    <w:rsid w:val="00317DA5"/>
    <w:rsid w:val="00360779"/>
    <w:rsid w:val="003A620F"/>
    <w:rsid w:val="003B0D87"/>
    <w:rsid w:val="003D3F34"/>
    <w:rsid w:val="004A709B"/>
    <w:rsid w:val="005C51A3"/>
    <w:rsid w:val="005D1E86"/>
    <w:rsid w:val="00631404"/>
    <w:rsid w:val="006D2BCD"/>
    <w:rsid w:val="006E07D6"/>
    <w:rsid w:val="006E76AD"/>
    <w:rsid w:val="006E7700"/>
    <w:rsid w:val="007B5404"/>
    <w:rsid w:val="00860B5C"/>
    <w:rsid w:val="00892801"/>
    <w:rsid w:val="008B365D"/>
    <w:rsid w:val="00971884"/>
    <w:rsid w:val="009C776E"/>
    <w:rsid w:val="00A01C80"/>
    <w:rsid w:val="00A873CE"/>
    <w:rsid w:val="00AF7DA1"/>
    <w:rsid w:val="00B54B3D"/>
    <w:rsid w:val="00BA1424"/>
    <w:rsid w:val="00C57E3A"/>
    <w:rsid w:val="00CB11CA"/>
    <w:rsid w:val="00D37ECD"/>
    <w:rsid w:val="00EB33FA"/>
    <w:rsid w:val="00F14026"/>
    <w:rsid w:val="00F4718F"/>
    <w:rsid w:val="00FF61CC"/>
    <w:rsid w:val="0C23BD28"/>
    <w:rsid w:val="14D8D1CB"/>
    <w:rsid w:val="158F670A"/>
    <w:rsid w:val="15A6FE42"/>
    <w:rsid w:val="1FEAC06A"/>
    <w:rsid w:val="2415E57E"/>
    <w:rsid w:val="25E2A38D"/>
    <w:rsid w:val="2ED719F2"/>
    <w:rsid w:val="5C44C84C"/>
    <w:rsid w:val="6B52F037"/>
    <w:rsid w:val="6ED368B3"/>
    <w:rsid w:val="74F2E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DBFD"/>
  <w15:docId w15:val="{B7144218-6BA6-4329-B188-8BF13E528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line="240" w:lineRule="auto"/>
      <w:outlineLvl w:val="0"/>
    </w:pPr>
    <w:rPr>
      <w:b/>
      <w:sz w:val="48"/>
      <w:szCs w:val="48"/>
    </w:rPr>
  </w:style>
  <w:style w:type="paragraph" w:styleId="Heading2">
    <w:name w:val="heading 2"/>
    <w:basedOn w:val="Normal"/>
    <w:next w:val="Normal"/>
    <w:uiPriority w:val="9"/>
    <w:unhideWhenUsed/>
    <w:qFormat/>
    <w:pPr>
      <w:keepNext/>
      <w:keepLines/>
      <w:spacing w:before="160"/>
      <w:outlineLvl w:val="1"/>
    </w:pPr>
    <w:rPr>
      <w:b/>
      <w:sz w:val="36"/>
      <w:szCs w:val="36"/>
    </w:rPr>
  </w:style>
  <w:style w:type="paragraph" w:styleId="Heading3">
    <w:name w:val="heading 3"/>
    <w:basedOn w:val="Normal"/>
    <w:next w:val="Normal"/>
    <w:uiPriority w:val="9"/>
    <w:semiHidden/>
    <w:unhideWhenUsed/>
    <w:qFormat/>
    <w:pPr>
      <w:keepNext/>
      <w:keepLines/>
      <w:spacing w:before="160"/>
      <w:outlineLvl w:val="2"/>
    </w:pPr>
    <w:rPr>
      <w:b/>
      <w:sz w:val="28"/>
      <w:szCs w:val="28"/>
    </w:rPr>
  </w:style>
  <w:style w:type="paragraph" w:styleId="Heading4">
    <w:name w:val="heading 4"/>
    <w:basedOn w:val="Normal"/>
    <w:next w:val="Normal"/>
    <w:uiPriority w:val="9"/>
    <w:semiHidden/>
    <w:unhideWhenUsed/>
    <w:qFormat/>
    <w:pPr>
      <w:keepNext/>
      <w:keepLines/>
      <w:spacing w:before="160"/>
      <w:outlineLvl w:val="3"/>
    </w:pPr>
    <w:rPr>
      <w:b/>
      <w:color w:val="999999"/>
      <w:sz w:val="24"/>
      <w:szCs w:val="24"/>
    </w:rPr>
  </w:style>
  <w:style w:type="paragraph" w:styleId="Heading5">
    <w:name w:val="heading 5"/>
    <w:basedOn w:val="Normal"/>
    <w:next w:val="Normal"/>
    <w:uiPriority w:val="9"/>
    <w:semiHidden/>
    <w:unhideWhenUsed/>
    <w:qFormat/>
    <w:pPr>
      <w:keepNext/>
      <w:keepLines/>
      <w:spacing w:before="160" w:after="0"/>
      <w:outlineLvl w:val="4"/>
    </w:pPr>
    <w:rPr>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80" w:after="80" w:line="240" w:lineRule="auto"/>
    </w:pPr>
    <w:rPr>
      <w:color w:val="999999"/>
      <w:sz w:val="72"/>
      <w:szCs w:val="72"/>
    </w:rPr>
  </w:style>
  <w:style w:type="paragraph" w:styleId="Subtitle">
    <w:name w:val="Subtitle"/>
    <w:basedOn w:val="Normal"/>
    <w:next w:val="Normal"/>
    <w:uiPriority w:val="11"/>
    <w:qFormat/>
    <w:pPr>
      <w:keepNext/>
      <w:keepLines/>
      <w:spacing w:before="0" w:after="200"/>
    </w:pPr>
    <w:rPr>
      <w:b/>
      <w:color w:val="666666"/>
      <w:sz w:val="26"/>
      <w:szCs w:val="26"/>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ListParagraph">
    <w:name w:val="List Paragraph"/>
    <w:basedOn w:val="Normal"/>
    <w:uiPriority w:val="34"/>
    <w:qFormat/>
    <w:rsid w:val="00EB33FA"/>
    <w:pPr>
      <w:ind w:left="720"/>
      <w:contextualSpacing/>
    </w:pPr>
  </w:style>
  <w:style w:type="paragraph" w:styleId="NormalWeb">
    <w:name w:val="Normal (Web)"/>
    <w:basedOn w:val="Normal"/>
    <w:uiPriority w:val="99"/>
    <w:semiHidden/>
    <w:unhideWhenUsed/>
    <w:rsid w:val="005D1E86"/>
    <w:rPr>
      <w:rFonts w:ascii="Times New Roman" w:hAnsi="Times New Roman" w:cs="Times New Roman"/>
      <w:sz w:val="24"/>
      <w:szCs w:val="24"/>
    </w:rPr>
  </w:style>
  <w:style w:type="paragraph" w:styleId="Header">
    <w:name w:val="header"/>
    <w:basedOn w:val="Normal"/>
    <w:link w:val="HeaderChar"/>
    <w:uiPriority w:val="99"/>
    <w:unhideWhenUsed/>
    <w:rsid w:val="006E76A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E76AD"/>
  </w:style>
  <w:style w:type="paragraph" w:styleId="Footer">
    <w:name w:val="footer"/>
    <w:basedOn w:val="Normal"/>
    <w:link w:val="FooterChar"/>
    <w:uiPriority w:val="99"/>
    <w:unhideWhenUsed/>
    <w:rsid w:val="006E76A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E7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502</Words>
  <Characters>2410</Characters>
  <Application>Microsoft Office Word</Application>
  <DocSecurity>0</DocSecurity>
  <Lines>86</Lines>
  <Paragraphs>51</Paragraphs>
  <ScaleCrop>false</ScaleCrop>
  <Company>InEight</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Valentina Ormaechea</cp:lastModifiedBy>
  <cp:revision>23</cp:revision>
  <dcterms:created xsi:type="dcterms:W3CDTF">2026-02-09T22:27:00Z</dcterms:created>
  <dcterms:modified xsi:type="dcterms:W3CDTF">2026-06-12T13:43:00Z</dcterms:modified>
</cp:coreProperties>
</file>