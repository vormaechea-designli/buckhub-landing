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6E17F3" w14:textId="77777777" w:rsidR="006E7700" w:rsidRPr="00CA1D88" w:rsidRDefault="00F14026">
      <w:pPr>
        <w:pBdr>
          <w:top w:val="nil"/>
          <w:left w:val="nil"/>
          <w:bottom w:val="nil"/>
          <w:right w:val="nil"/>
          <w:between w:val="nil"/>
        </w:pBdr>
        <w:rPr>
          <w:del w:id="0" w:author="Brandon Powell" w:date="2018-12-08T16:57:00Z"/>
          <w:rFonts w:ascii="Aptos" w:hAnsi="Aptos"/>
        </w:rPr>
      </w:pPr>
      <w:del w:id="1" w:author="Brandon Powell" w:date="2018-12-08T16:57:00Z">
        <w:r w:rsidRPr="00CA1D88">
          <w:rPr>
            <w:rFonts w:ascii="Aptos" w:hAnsi="Aptos"/>
          </w:rPr>
          <w:delText xml:space="preserve"> </w:delText>
        </w:r>
      </w:del>
    </w:p>
    <w:p w14:paraId="5A999094" w14:textId="77777777" w:rsidR="006E7700" w:rsidRPr="00CA1D88" w:rsidRDefault="006E7700">
      <w:pPr>
        <w:pBdr>
          <w:top w:val="nil"/>
          <w:left w:val="nil"/>
          <w:bottom w:val="nil"/>
          <w:right w:val="nil"/>
          <w:between w:val="nil"/>
        </w:pBdr>
        <w:rPr>
          <w:del w:id="2" w:author="Brandon Powell" w:date="2018-12-08T16:57:00Z"/>
          <w:rFonts w:ascii="Aptos" w:hAnsi="Aptos"/>
        </w:rPr>
      </w:pPr>
    </w:p>
    <w:p w14:paraId="504C6CA9" w14:textId="77777777" w:rsidR="006E7700" w:rsidRPr="00CA1D88" w:rsidRDefault="006E7700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</w:rPr>
      </w:pPr>
    </w:p>
    <w:p w14:paraId="1EF162A4" w14:textId="77777777" w:rsidR="006E7700" w:rsidRPr="00CA1D88" w:rsidRDefault="00F14026">
      <w:pPr>
        <w:pStyle w:val="Subtitle"/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</w:rPr>
      </w:pPr>
      <w:r w:rsidRPr="00CA1D88">
        <w:rPr>
          <w:rFonts w:ascii="Aptos" w:hAnsi="Aptos"/>
        </w:rPr>
        <w:t>Personas</w:t>
      </w:r>
      <w:bookmarkStart w:id="3" w:name="gjdgxs" w:colFirst="0" w:colLast="0"/>
      <w:bookmarkEnd w:id="3"/>
    </w:p>
    <w:p w14:paraId="2D61FFDA" w14:textId="01941CF8" w:rsidR="006E7700" w:rsidRPr="00CA1D88" w:rsidRDefault="008B365D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</w:rPr>
      </w:pPr>
      <w:r w:rsidRPr="00CA1D88">
        <w:rPr>
          <w:rFonts w:ascii="Aptos" w:hAnsi="Aptos"/>
        </w:rPr>
        <w:t xml:space="preserve">The Roundup – </w:t>
      </w:r>
      <w:r w:rsidR="0087174A" w:rsidRPr="00CA1D88">
        <w:rPr>
          <w:rFonts w:ascii="Aptos" w:hAnsi="Aptos"/>
        </w:rPr>
        <w:t>Bull Owner</w:t>
      </w:r>
    </w:p>
    <w:p w14:paraId="23A1129B" w14:textId="2FBD66C6" w:rsidR="006E7700" w:rsidRPr="00CA1D88" w:rsidRDefault="00F14026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</w:rPr>
      </w:pPr>
      <w:r w:rsidRPr="00CA1D88">
        <w:rPr>
          <w:rFonts w:ascii="Aptos" w:hAnsi="Aptos"/>
          <w:b/>
        </w:rPr>
        <w:t xml:space="preserve">By </w:t>
      </w:r>
      <w:r w:rsidR="003A620F" w:rsidRPr="00CA1D88">
        <w:rPr>
          <w:rFonts w:ascii="Aptos" w:hAnsi="Aptos"/>
          <w:b/>
        </w:rPr>
        <w:t>Brandi</w:t>
      </w:r>
      <w:r w:rsidRPr="00CA1D88">
        <w:rPr>
          <w:rFonts w:ascii="Aptos" w:hAnsi="Aptos"/>
          <w:b/>
        </w:rPr>
        <w:t xml:space="preserve"> Heffner</w:t>
      </w:r>
      <w:r w:rsidRPr="00CA1D88">
        <w:rPr>
          <w:rFonts w:ascii="Aptos" w:hAnsi="Aptos"/>
        </w:rPr>
        <w:br/>
        <w:t>Version 1.0</w:t>
      </w:r>
      <w:r w:rsidRPr="00CA1D88">
        <w:rPr>
          <w:rFonts w:ascii="Aptos" w:hAnsi="Aptos"/>
        </w:rPr>
        <w:br/>
        <w:t xml:space="preserve">Last Updated </w:t>
      </w:r>
      <w:r w:rsidR="00A873CE" w:rsidRPr="00CA1D88">
        <w:rPr>
          <w:rFonts w:ascii="Aptos" w:hAnsi="Aptos"/>
        </w:rPr>
        <w:t>02/09/2026</w:t>
      </w:r>
      <w:r w:rsidRPr="00CA1D88">
        <w:rPr>
          <w:rFonts w:ascii="Aptos" w:hAnsi="Aptos"/>
        </w:rPr>
        <w:br w:type="page"/>
      </w:r>
    </w:p>
    <w:p w14:paraId="79917D37" w14:textId="77777777" w:rsidR="008B365D" w:rsidRPr="00CA1D88" w:rsidRDefault="008B365D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Aptos" w:hAnsi="Aptos"/>
        </w:rPr>
      </w:pPr>
      <w:bookmarkStart w:id="4" w:name="_1wg5dgizbm1d" w:colFirst="0" w:colLast="0"/>
      <w:bookmarkEnd w:id="4"/>
      <w:r w:rsidRPr="00CA1D88">
        <w:rPr>
          <w:rFonts w:ascii="Aptos" w:hAnsi="Aptos"/>
          <w:noProof/>
        </w:rPr>
        <w:lastRenderedPageBreak/>
        <w:drawing>
          <wp:inline distT="0" distB="0" distL="0" distR="0" wp14:anchorId="6DA085C3" wp14:editId="4BD6086A">
            <wp:extent cx="2511188" cy="3804920"/>
            <wp:effectExtent l="0" t="0" r="3810" b="5080"/>
            <wp:docPr id="1736373463" name="Picture 1" descr="A group of people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3463" name="Picture 1" descr="A group of people posing for a phot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333" cy="38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D88">
        <w:rPr>
          <w:rFonts w:ascii="Aptos" w:hAnsi="Aptos"/>
        </w:rPr>
        <w:t xml:space="preserve"> </w:t>
      </w:r>
    </w:p>
    <w:p w14:paraId="755397ED" w14:textId="58316235" w:rsidR="006E7700" w:rsidRPr="00CA1D88" w:rsidRDefault="00F14026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Aptos" w:hAnsi="Aptos"/>
        </w:rPr>
      </w:pPr>
      <w:r w:rsidRPr="00CA1D88">
        <w:rPr>
          <w:rFonts w:ascii="Aptos" w:hAnsi="Aptos"/>
        </w:rPr>
        <w:t xml:space="preserve">Persona </w:t>
      </w:r>
      <w:r w:rsidR="008B365D" w:rsidRPr="00CA1D88">
        <w:rPr>
          <w:rFonts w:ascii="Aptos" w:hAnsi="Aptos"/>
        </w:rPr>
        <w:t>– Bull Owner</w:t>
      </w:r>
    </w:p>
    <w:p w14:paraId="22F85436" w14:textId="77777777" w:rsidR="006E7700" w:rsidRPr="00CA1D88" w:rsidRDefault="00F14026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</w:rPr>
      </w:pPr>
      <w:r w:rsidRPr="00CA1D88">
        <w:rPr>
          <w:rFonts w:ascii="Aptos" w:hAnsi="Aptos"/>
        </w:rPr>
        <w:t>Subject</w:t>
      </w:r>
    </w:p>
    <w:tbl>
      <w:tblPr>
        <w:tblStyle w:val="a"/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6480"/>
      </w:tblGrid>
      <w:tr w:rsidR="006E7700" w:rsidRPr="00CA1D88" w14:paraId="3E1A4BFC" w14:textId="77777777" w:rsidTr="2208071D">
        <w:trPr>
          <w:trHeight w:val="240"/>
        </w:trPr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71DC" w14:textId="77777777" w:rsidR="006E7700" w:rsidRPr="00CA1D88" w:rsidRDefault="00F14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Name</w:t>
            </w:r>
          </w:p>
        </w:tc>
        <w:tc>
          <w:tcPr>
            <w:tcW w:w="648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E163" w14:textId="1F30029E" w:rsidR="006E7700" w:rsidRPr="00CA1D88" w:rsidRDefault="008B3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Jody and Sara Schott</w:t>
            </w:r>
          </w:p>
        </w:tc>
      </w:tr>
      <w:tr w:rsidR="006E7700" w:rsidRPr="00CA1D88" w14:paraId="62EB12CF" w14:textId="77777777" w:rsidTr="2208071D">
        <w:tc>
          <w:tcPr>
            <w:tcW w:w="2835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E528" w14:textId="77777777" w:rsidR="006E7700" w:rsidRPr="00CA1D88" w:rsidRDefault="00F14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Demographic Summary</w:t>
            </w:r>
          </w:p>
        </w:tc>
        <w:tc>
          <w:tcPr>
            <w:tcW w:w="648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E482" w14:textId="2418CBF4" w:rsidR="006E7700" w:rsidRPr="00CA1D88" w:rsidRDefault="008B3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35-65, Married, parents, grandparents, City / Rural Dwellers</w:t>
            </w:r>
          </w:p>
        </w:tc>
      </w:tr>
      <w:tr w:rsidR="006E7700" w:rsidRPr="00CA1D88" w14:paraId="4E5444B6" w14:textId="77777777" w:rsidTr="2208071D">
        <w:tc>
          <w:tcPr>
            <w:tcW w:w="2835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8941" w14:textId="77777777" w:rsidR="006E7700" w:rsidRPr="00CA1D88" w:rsidRDefault="00F14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Current Job</w:t>
            </w:r>
          </w:p>
        </w:tc>
        <w:tc>
          <w:tcPr>
            <w:tcW w:w="648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7EB2" w14:textId="1BF3616E" w:rsidR="006E7700" w:rsidRPr="00CA1D88" w:rsidRDefault="008B365D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Professionals, Business owners, Homesteaders</w:t>
            </w:r>
          </w:p>
        </w:tc>
      </w:tr>
      <w:tr w:rsidR="006E7700" w:rsidRPr="00CA1D88" w14:paraId="7CE9ED07" w14:textId="77777777" w:rsidTr="2208071D">
        <w:tc>
          <w:tcPr>
            <w:tcW w:w="2835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CFFD" w14:textId="77777777" w:rsidR="006E7700" w:rsidRPr="00CA1D88" w:rsidRDefault="00F14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Educational Background</w:t>
            </w:r>
          </w:p>
        </w:tc>
        <w:tc>
          <w:tcPr>
            <w:tcW w:w="648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3D687" w14:textId="02FC2BFC" w:rsidR="006E7700" w:rsidRPr="00CA1D88" w:rsidRDefault="008B3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Some college to college degrees</w:t>
            </w:r>
          </w:p>
        </w:tc>
      </w:tr>
      <w:tr w:rsidR="006E7700" w:rsidRPr="00CA1D88" w14:paraId="5AD120A6" w14:textId="77777777" w:rsidTr="2208071D">
        <w:tc>
          <w:tcPr>
            <w:tcW w:w="2835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2CA4" w14:textId="77777777" w:rsidR="006E7700" w:rsidRPr="00CA1D88" w:rsidRDefault="00F14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Technological Context</w:t>
            </w:r>
          </w:p>
        </w:tc>
        <w:tc>
          <w:tcPr>
            <w:tcW w:w="648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563D" w14:textId="236A2DD0" w:rsidR="006E7700" w:rsidRPr="00CA1D88" w:rsidRDefault="008B3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Uses several applications during the course of a day, lots of mobile apps, typical web users.</w:t>
            </w:r>
          </w:p>
        </w:tc>
      </w:tr>
    </w:tbl>
    <w:p w14:paraId="23DE6CE1" w14:textId="77777777" w:rsidR="006E7700" w:rsidRPr="00CA1D88" w:rsidRDefault="00F1402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360" w:after="80"/>
        <w:rPr>
          <w:rFonts w:ascii="Aptos" w:hAnsi="Aptos"/>
        </w:rPr>
      </w:pPr>
      <w:r w:rsidRPr="00CA1D88">
        <w:rPr>
          <w:rFonts w:ascii="Aptos" w:hAnsi="Aptos"/>
          <w:sz w:val="34"/>
          <w:szCs w:val="34"/>
        </w:rPr>
        <w:t>Quote</w:t>
      </w:r>
    </w:p>
    <w:tbl>
      <w:tblPr>
        <w:tblStyle w:val="a0"/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65"/>
      </w:tblGrid>
      <w:tr w:rsidR="006E7700" w:rsidRPr="00CA1D88" w14:paraId="00F73905" w14:textId="77777777" w:rsidTr="006E7700">
        <w:tc>
          <w:tcPr>
            <w:tcW w:w="9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AEC9" w14:textId="10F0FB5B" w:rsidR="006E770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We just bought 100 more bulls, can’t wait to count our winnings!</w:t>
            </w:r>
          </w:p>
          <w:p w14:paraId="53550D97" w14:textId="77777777" w:rsidR="006E7700" w:rsidRPr="00CA1D88" w:rsidRDefault="006E77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ptos" w:hAnsi="Aptos"/>
              </w:rPr>
            </w:pPr>
          </w:p>
        </w:tc>
      </w:tr>
    </w:tbl>
    <w:p w14:paraId="27531C28" w14:textId="77777777" w:rsidR="006E7700" w:rsidRPr="00CA1D88" w:rsidRDefault="00F1402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360" w:after="80"/>
        <w:rPr>
          <w:rFonts w:ascii="Aptos" w:hAnsi="Aptos"/>
        </w:rPr>
      </w:pPr>
      <w:bookmarkStart w:id="5" w:name="_p7r82vci1hci" w:colFirst="0" w:colLast="0"/>
      <w:bookmarkEnd w:id="5"/>
      <w:r w:rsidRPr="00CA1D88">
        <w:rPr>
          <w:rFonts w:ascii="Aptos" w:hAnsi="Aptos"/>
          <w:sz w:val="34"/>
          <w:szCs w:val="34"/>
        </w:rPr>
        <w:lastRenderedPageBreak/>
        <w:t>Narrative</w:t>
      </w:r>
    </w:p>
    <w:tbl>
      <w:tblPr>
        <w:tblStyle w:val="a1"/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65"/>
      </w:tblGrid>
      <w:tr w:rsidR="006E7700" w:rsidRPr="00CA1D88" w14:paraId="54C0054D" w14:textId="77777777" w:rsidTr="2208071D">
        <w:tc>
          <w:tcPr>
            <w:tcW w:w="9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EBDF" w14:textId="4C8CE382" w:rsidR="006E770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 xml:space="preserve">Bull owners do it for the fun and the winnings!  Jody and Sara </w:t>
            </w:r>
            <w:r w:rsidRPr="00CA1D88">
              <w:rPr>
                <w:rFonts w:ascii="Aptos" w:hAnsi="Aptos"/>
                <w:highlight w:val="yellow"/>
              </w:rPr>
              <w:t>do not work the bulls but they do travel around with the bulls to competitions and enjoy the rodeo lifestyle.</w:t>
            </w:r>
          </w:p>
          <w:p w14:paraId="3E005595" w14:textId="77777777" w:rsidR="00A01C8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  <w:p w14:paraId="0477D6A1" w14:textId="5BB6F6BA" w:rsidR="00A01C80" w:rsidRPr="00CA1D88" w:rsidRDefault="0E10518C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 xml:space="preserve">They have day jobs and most of the time these bulls are a </w:t>
            </w:r>
            <w:r w:rsidRPr="00CA1D88">
              <w:rPr>
                <w:rFonts w:ascii="Aptos" w:hAnsi="Aptos"/>
                <w:highlight w:val="yellow"/>
              </w:rPr>
              <w:t>side gig.</w:t>
            </w:r>
            <w:r w:rsidRPr="00CA1D88">
              <w:rPr>
                <w:rFonts w:ascii="Aptos" w:hAnsi="Aptos"/>
              </w:rPr>
              <w:t xml:space="preserve">  That drives a very busy life especially during the rodeo season.  Day job, family time, traveling to competitions mean not a lot of time to track all the bulls they own, </w:t>
            </w:r>
            <w:r w:rsidR="19C8FB5C" w:rsidRPr="00CA1D88">
              <w:rPr>
                <w:rFonts w:ascii="Aptos" w:hAnsi="Aptos"/>
              </w:rPr>
              <w:t xml:space="preserve">or </w:t>
            </w:r>
            <w:r w:rsidRPr="00CA1D88">
              <w:rPr>
                <w:rFonts w:ascii="Aptos" w:hAnsi="Aptos"/>
              </w:rPr>
              <w:t xml:space="preserve">understand all the fees they pay.  </w:t>
            </w:r>
            <w:r w:rsidRPr="00CA1D88">
              <w:rPr>
                <w:rFonts w:ascii="Aptos" w:hAnsi="Aptos"/>
                <w:highlight w:val="yellow"/>
              </w:rPr>
              <w:t>They also trade and sell bulls, that information needs to be tracked as well</w:t>
            </w:r>
            <w:r w:rsidRPr="00CA1D88">
              <w:rPr>
                <w:rFonts w:ascii="Aptos" w:hAnsi="Aptos"/>
              </w:rPr>
              <w:t>.</w:t>
            </w:r>
            <w:r w:rsidR="34770975" w:rsidRPr="00CA1D88">
              <w:rPr>
                <w:rFonts w:ascii="Aptos" w:hAnsi="Aptos"/>
              </w:rPr>
              <w:t xml:space="preserve">  Currently they use spreadsheets to track this information.</w:t>
            </w:r>
            <w:r w:rsidRPr="00CA1D88">
              <w:rPr>
                <w:rFonts w:ascii="Aptos" w:hAnsi="Aptos"/>
              </w:rPr>
              <w:t xml:space="preserve"> </w:t>
            </w:r>
          </w:p>
          <w:p w14:paraId="25C6EDDD" w14:textId="77777777" w:rsidR="00A01C8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  <w:p w14:paraId="263C701E" w14:textId="6A45C930" w:rsidR="00A01C80" w:rsidRPr="00CA1D88" w:rsidRDefault="0E10518C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Jody and Sara are always looking for the best bulls, meaning they sell</w:t>
            </w:r>
            <w:r w:rsidR="19C8FB5C" w:rsidRPr="00CA1D88">
              <w:rPr>
                <w:rFonts w:ascii="Aptos" w:hAnsi="Aptos"/>
              </w:rPr>
              <w:t>/buy</w:t>
            </w:r>
            <w:r w:rsidRPr="00CA1D88">
              <w:rPr>
                <w:rFonts w:ascii="Aptos" w:hAnsi="Aptos"/>
              </w:rPr>
              <w:t xml:space="preserve"> bulls and track the bulls lineage so that they can breed their bulls for champions </w:t>
            </w:r>
            <w:r w:rsidR="19C8FB5C" w:rsidRPr="00CA1D88">
              <w:rPr>
                <w:rFonts w:ascii="Aptos" w:hAnsi="Aptos"/>
              </w:rPr>
              <w:t>as well</w:t>
            </w:r>
            <w:r w:rsidRPr="00CA1D88">
              <w:rPr>
                <w:rFonts w:ascii="Aptos" w:hAnsi="Aptos"/>
              </w:rPr>
              <w:t xml:space="preserve">.  </w:t>
            </w:r>
          </w:p>
          <w:p w14:paraId="5AE33A7F" w14:textId="1224B0F4" w:rsidR="072E290D" w:rsidRPr="00CA1D88" w:rsidRDefault="072E290D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They will hire trainers for these bulls, that will haul, feed and train them.</w:t>
            </w:r>
          </w:p>
          <w:p w14:paraId="48733824" w14:textId="77777777" w:rsidR="00A01C8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  <w:p w14:paraId="04FEFB58" w14:textId="2BE64F8D" w:rsidR="072E290D" w:rsidRPr="00CA1D88" w:rsidRDefault="072E290D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Even though this is a hobby, it’s still a small buissness that needs records of payments and purchases.</w:t>
            </w:r>
          </w:p>
          <w:p w14:paraId="594497F9" w14:textId="568F36BE" w:rsidR="006E770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 xml:space="preserve">Because bulls are expensive, especially if they are not constant winners Jody and Sara are always </w:t>
            </w:r>
            <w:r w:rsidRPr="00CA1D88">
              <w:rPr>
                <w:rFonts w:ascii="Aptos" w:hAnsi="Aptos"/>
                <w:highlight w:val="yellow"/>
              </w:rPr>
              <w:t>looking for co-owners for the bulls – this means tax time and invoice time and all the times are double</w:t>
            </w:r>
            <w:r w:rsidR="00EB33FA" w:rsidRPr="00CA1D88">
              <w:rPr>
                <w:rFonts w:ascii="Aptos" w:hAnsi="Aptos"/>
                <w:highlight w:val="yellow"/>
              </w:rPr>
              <w:t>, triple or quadruple the calculations</w:t>
            </w:r>
            <w:r w:rsidR="00EB33FA" w:rsidRPr="00CA1D88">
              <w:rPr>
                <w:rFonts w:ascii="Aptos" w:hAnsi="Aptos"/>
              </w:rPr>
              <w:t>.</w:t>
            </w:r>
          </w:p>
          <w:p w14:paraId="37871867" w14:textId="77777777" w:rsidR="006E7700" w:rsidRPr="00CA1D88" w:rsidRDefault="006E77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ptos" w:hAnsi="Aptos"/>
              </w:rPr>
            </w:pPr>
          </w:p>
        </w:tc>
      </w:tr>
    </w:tbl>
    <w:p w14:paraId="65984BAA" w14:textId="77777777" w:rsidR="006E7700" w:rsidRPr="00CA1D88" w:rsidRDefault="00F1402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360" w:after="80"/>
        <w:rPr>
          <w:rFonts w:ascii="Aptos" w:hAnsi="Aptos"/>
        </w:rPr>
      </w:pPr>
      <w:bookmarkStart w:id="6" w:name="_lehl5lg10zdf" w:colFirst="0" w:colLast="0"/>
      <w:bookmarkEnd w:id="6"/>
      <w:r w:rsidRPr="00CA1D88">
        <w:rPr>
          <w:rFonts w:ascii="Aptos" w:hAnsi="Aptos"/>
          <w:sz w:val="34"/>
          <w:szCs w:val="34"/>
        </w:rPr>
        <w:t>Goals</w:t>
      </w:r>
    </w:p>
    <w:tbl>
      <w:tblPr>
        <w:tblStyle w:val="a2"/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65"/>
      </w:tblGrid>
      <w:tr w:rsidR="006E7700" w:rsidRPr="00CA1D88" w14:paraId="3677B40E" w14:textId="77777777" w:rsidTr="2208071D">
        <w:tc>
          <w:tcPr>
            <w:tcW w:w="9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99CB" w14:textId="71D18590" w:rsidR="006E7700" w:rsidRPr="00CA1D88" w:rsidRDefault="19C8FB5C" w:rsidP="2208071D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  <w:highlight w:val="yellow"/>
              </w:rPr>
            </w:pPr>
            <w:r w:rsidRPr="00CA1D88">
              <w:rPr>
                <w:rFonts w:ascii="Aptos" w:hAnsi="Aptos"/>
              </w:rPr>
              <w:t xml:space="preserve">Easily Track </w:t>
            </w:r>
            <w:r w:rsidRPr="00CA1D88">
              <w:rPr>
                <w:rFonts w:ascii="Aptos" w:hAnsi="Aptos"/>
                <w:highlight w:val="yellow"/>
              </w:rPr>
              <w:t>ownership percentage of bulls</w:t>
            </w:r>
          </w:p>
          <w:p w14:paraId="459F89A5" w14:textId="2BA69966" w:rsidR="7D0E2486" w:rsidRPr="00CA1D88" w:rsidRDefault="7D0E2486" w:rsidP="2208071D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Ease of tracking media per animal with long time storage</w:t>
            </w:r>
          </w:p>
          <w:p w14:paraId="5BEE3DA7" w14:textId="1A509479" w:rsidR="00EB33FA" w:rsidRPr="00CA1D88" w:rsidRDefault="00EB33FA" w:rsidP="00EB33F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Pay and view invoices</w:t>
            </w:r>
          </w:p>
          <w:p w14:paraId="1F50FCA4" w14:textId="16E3BCCE" w:rsidR="00EB33FA" w:rsidRPr="00CA1D88" w:rsidRDefault="00EB33FA" w:rsidP="00EB33F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Add, view and export inventory (roster)</w:t>
            </w:r>
          </w:p>
          <w:p w14:paraId="50998025" w14:textId="7BEA8DEA" w:rsidR="00EB33FA" w:rsidRPr="00CA1D88" w:rsidRDefault="00EB33FA" w:rsidP="00EB33F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 xml:space="preserve">Create </w:t>
            </w:r>
            <w:r w:rsidRPr="00CA1D88">
              <w:rPr>
                <w:rFonts w:ascii="Aptos" w:hAnsi="Aptos"/>
                <w:highlight w:val="yellow"/>
              </w:rPr>
              <w:t>catalogs of bulls</w:t>
            </w:r>
            <w:r w:rsidRPr="00CA1D88">
              <w:rPr>
                <w:rFonts w:ascii="Aptos" w:hAnsi="Aptos"/>
              </w:rPr>
              <w:t xml:space="preserve"> for sale and competition</w:t>
            </w:r>
          </w:p>
          <w:p w14:paraId="70C45181" w14:textId="2AA765B7" w:rsidR="006E7700" w:rsidRPr="00CA1D88" w:rsidRDefault="003B0D87" w:rsidP="006322C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Run Reports for taxes, fees, ownership etc.</w:t>
            </w:r>
          </w:p>
        </w:tc>
      </w:tr>
    </w:tbl>
    <w:p w14:paraId="29435009" w14:textId="77777777" w:rsidR="006E7700" w:rsidRPr="00CA1D88" w:rsidRDefault="00F1402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360" w:after="80"/>
        <w:rPr>
          <w:rFonts w:ascii="Aptos" w:hAnsi="Aptos"/>
        </w:rPr>
      </w:pPr>
      <w:bookmarkStart w:id="7" w:name="_c0k5yeqxzitf" w:colFirst="0" w:colLast="0"/>
      <w:bookmarkEnd w:id="7"/>
      <w:r w:rsidRPr="00CA1D88">
        <w:rPr>
          <w:rFonts w:ascii="Aptos" w:hAnsi="Aptos"/>
          <w:sz w:val="34"/>
          <w:szCs w:val="34"/>
        </w:rPr>
        <w:t>Motivations</w:t>
      </w:r>
    </w:p>
    <w:tbl>
      <w:tblPr>
        <w:tblStyle w:val="a3"/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65"/>
      </w:tblGrid>
      <w:tr w:rsidR="006E7700" w:rsidRPr="00CA1D88" w14:paraId="129A3B3E" w14:textId="77777777" w:rsidTr="2208071D">
        <w:tc>
          <w:tcPr>
            <w:tcW w:w="9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1FAC" w14:textId="15B32C53" w:rsidR="006E7700" w:rsidRPr="00CA1D88" w:rsidRDefault="00A01C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Motivation</w:t>
            </w:r>
            <w:r w:rsidR="003B0D87" w:rsidRPr="00CA1D88">
              <w:rPr>
                <w:rFonts w:ascii="Aptos" w:hAnsi="Aptos"/>
              </w:rPr>
              <w:t>s</w:t>
            </w:r>
            <w:r w:rsidRPr="00CA1D88">
              <w:rPr>
                <w:rFonts w:ascii="Aptos" w:hAnsi="Aptos"/>
              </w:rPr>
              <w:t xml:space="preserve"> are to buy bulls, get them trained and see if they win, if not</w:t>
            </w:r>
            <w:r w:rsidR="00EB33FA" w:rsidRPr="00CA1D88">
              <w:rPr>
                <w:rFonts w:ascii="Aptos" w:hAnsi="Aptos"/>
              </w:rPr>
              <w:t>,</w:t>
            </w:r>
            <w:r w:rsidRPr="00CA1D88">
              <w:rPr>
                <w:rFonts w:ascii="Aptos" w:hAnsi="Aptos"/>
              </w:rPr>
              <w:t xml:space="preserve"> sale that bull and start over with a new one.</w:t>
            </w:r>
          </w:p>
          <w:p w14:paraId="54E146CE" w14:textId="77777777" w:rsidR="003B0D87" w:rsidRPr="00CA1D88" w:rsidRDefault="003B0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  <w:p w14:paraId="52514393" w14:textId="7E37CD96" w:rsidR="006E7700" w:rsidRPr="00CA1D88" w:rsidRDefault="003B0D87" w:rsidP="0063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It’s a hobby that could make good money if you are smart about it!</w:t>
            </w:r>
          </w:p>
        </w:tc>
      </w:tr>
      <w:tr w:rsidR="00D37ECD" w:rsidRPr="00CA1D88" w14:paraId="3A7AB47E" w14:textId="77777777" w:rsidTr="2208071D">
        <w:tc>
          <w:tcPr>
            <w:tcW w:w="9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85EC" w14:textId="6E23349C" w:rsidR="00D37ECD" w:rsidRPr="00CA1D88" w:rsidRDefault="00D37E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Economic Impact:</w:t>
            </w:r>
          </w:p>
          <w:p w14:paraId="60D0F067" w14:textId="3A9F92AB" w:rsidR="00D37ECD" w:rsidRPr="00CA1D88" w:rsidRDefault="60E86FC2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Typical annual spend on bulls, training, hauling, and competitions</w:t>
            </w:r>
            <w:r w:rsidR="616B9CDF" w:rsidRPr="00CA1D88">
              <w:rPr>
                <w:rFonts w:ascii="Aptos" w:hAnsi="Aptos"/>
              </w:rPr>
              <w:t xml:space="preserve"> = 100K +</w:t>
            </w:r>
          </w:p>
          <w:p w14:paraId="4AA37B48" w14:textId="77777777" w:rsidR="00D37ECD" w:rsidRPr="00CA1D88" w:rsidRDefault="00D37ECD" w:rsidP="00D37E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  <w:p w14:paraId="1E9F0EB7" w14:textId="64C9D59D" w:rsidR="00D37ECD" w:rsidRPr="00CA1D88" w:rsidRDefault="60E86FC2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Cost of a “miss” (lost invoice, wrong ownership %, forgotten tax data)</w:t>
            </w:r>
            <w:r w:rsidR="3308BCED" w:rsidRPr="00CA1D88">
              <w:rPr>
                <w:rFonts w:ascii="Aptos" w:hAnsi="Aptos"/>
              </w:rPr>
              <w:t xml:space="preserve"> = Priceless reputation</w:t>
            </w:r>
          </w:p>
          <w:p w14:paraId="13C3B8E3" w14:textId="3F7C29D0" w:rsidR="2208071D" w:rsidRPr="00CA1D88" w:rsidRDefault="2208071D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  <w:p w14:paraId="4AE22E05" w14:textId="0F528DFF" w:rsidR="3308BCED" w:rsidRPr="00CA1D88" w:rsidRDefault="3308BCED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Cost of creating sales media is $15K+</w:t>
            </w:r>
          </w:p>
          <w:p w14:paraId="5A95A8D4" w14:textId="77777777" w:rsidR="00D37ECD" w:rsidRPr="00CA1D88" w:rsidRDefault="00D37E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</w:p>
        </w:tc>
      </w:tr>
      <w:tr w:rsidR="00D37ECD" w:rsidRPr="00CA1D88" w14:paraId="44468525" w14:textId="77777777" w:rsidTr="2208071D">
        <w:tc>
          <w:tcPr>
            <w:tcW w:w="9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4679" w14:textId="77777777" w:rsidR="00C6314E" w:rsidRPr="00CA1D88" w:rsidRDefault="000C78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lastRenderedPageBreak/>
              <w:t xml:space="preserve">Buying Trigger: </w:t>
            </w:r>
          </w:p>
          <w:p w14:paraId="25B59953" w14:textId="01D1FA98" w:rsidR="00D37ECD" w:rsidRPr="00CA1D88" w:rsidRDefault="007A7D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One place to see ownership, partners, and performance at a glance</w:t>
            </w:r>
            <w:r w:rsidR="00C6314E" w:rsidRPr="00CA1D88">
              <w:rPr>
                <w:rFonts w:ascii="Aptos" w:hAnsi="Aptos"/>
              </w:rPr>
              <w:t>.</w:t>
            </w:r>
          </w:p>
          <w:p w14:paraId="57FF207C" w14:textId="283EE60E" w:rsidR="00C6314E" w:rsidRPr="00CA1D88" w:rsidRDefault="00C63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Tracking made easy with 100 or 1000 animals</w:t>
            </w:r>
          </w:p>
          <w:p w14:paraId="5FD9DED5" w14:textId="5482862C" w:rsidR="00C6314E" w:rsidRPr="00CA1D88" w:rsidRDefault="0311C6AC" w:rsidP="22080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Aptos" w:hAnsi="Aptos"/>
              </w:rPr>
            </w:pPr>
            <w:r w:rsidRPr="00CA1D88">
              <w:rPr>
                <w:rFonts w:ascii="Aptos" w:hAnsi="Aptos"/>
              </w:rPr>
              <w:t>Understand my investment through competition</w:t>
            </w:r>
            <w:r w:rsidR="5A4BA763" w:rsidRPr="00CA1D88">
              <w:rPr>
                <w:rFonts w:ascii="Aptos" w:hAnsi="Aptos"/>
              </w:rPr>
              <w:t xml:space="preserve"> and lineage</w:t>
            </w:r>
            <w:r w:rsidRPr="00CA1D88">
              <w:rPr>
                <w:rFonts w:ascii="Aptos" w:hAnsi="Aptos"/>
              </w:rPr>
              <w:t xml:space="preserve"> information</w:t>
            </w:r>
            <w:r w:rsidR="7BC821E8" w:rsidRPr="00CA1D88">
              <w:rPr>
                <w:rFonts w:ascii="Aptos" w:hAnsi="Aptos"/>
              </w:rPr>
              <w:t xml:space="preserve"> to make sound investment choices.</w:t>
            </w:r>
          </w:p>
        </w:tc>
      </w:tr>
    </w:tbl>
    <w:p w14:paraId="21DAAB89" w14:textId="77777777" w:rsidR="006E7700" w:rsidRPr="00CA1D88" w:rsidRDefault="006E7700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</w:rPr>
      </w:pPr>
      <w:bookmarkStart w:id="8" w:name="_odz6r5994wnh" w:colFirst="0" w:colLast="0"/>
      <w:bookmarkStart w:id="9" w:name="_1tm1g0j61wef" w:colFirst="0" w:colLast="0"/>
      <w:bookmarkEnd w:id="8"/>
      <w:bookmarkEnd w:id="9"/>
    </w:p>
    <w:sectPr w:rsidR="006E7700" w:rsidRPr="00CA1D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AF342" w14:textId="77777777" w:rsidR="008B5D50" w:rsidRDefault="008B5D50">
      <w:pPr>
        <w:spacing w:before="0" w:after="0" w:line="240" w:lineRule="auto"/>
      </w:pPr>
      <w:r>
        <w:separator/>
      </w:r>
    </w:p>
  </w:endnote>
  <w:endnote w:type="continuationSeparator" w:id="0">
    <w:p w14:paraId="6BF867F2" w14:textId="77777777" w:rsidR="008B5D50" w:rsidRDefault="008B5D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roxima Nova">
    <w:altName w:val="Tahoma"/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B5BA" w14:textId="77777777" w:rsidR="00CA1D88" w:rsidRDefault="00CA1D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007C" w14:textId="77777777" w:rsidR="006E7700" w:rsidRDefault="00F14026">
    <w:pPr>
      <w:pBdr>
        <w:top w:val="nil"/>
        <w:left w:val="nil"/>
        <w:bottom w:val="nil"/>
        <w:right w:val="nil"/>
        <w:between w:val="nil"/>
      </w:pBdr>
      <w:spacing w:after="720"/>
    </w:pPr>
    <w:r>
      <w:fldChar w:fldCharType="begin"/>
    </w:r>
    <w:r>
      <w:instrText>PAGE</w:instrText>
    </w:r>
    <w:r>
      <w:fldChar w:fldCharType="separate"/>
    </w:r>
    <w:r w:rsidR="008B365D">
      <w:rPr>
        <w:noProof/>
      </w:rPr>
      <w:t>1</w:t>
    </w:r>
    <w:r>
      <w:fldChar w:fldCharType="end"/>
    </w:r>
    <w:r>
      <w:rPr>
        <w:color w:val="999999"/>
      </w:rPr>
      <w:t xml:space="preserve"> -- Usability Test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BBC0" w14:textId="77777777" w:rsidR="00CA1D88" w:rsidRDefault="00CA1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EB9E6" w14:textId="77777777" w:rsidR="008B5D50" w:rsidRDefault="008B5D50">
      <w:pPr>
        <w:spacing w:before="0" w:after="0" w:line="240" w:lineRule="auto"/>
      </w:pPr>
      <w:r>
        <w:separator/>
      </w:r>
    </w:p>
  </w:footnote>
  <w:footnote w:type="continuationSeparator" w:id="0">
    <w:p w14:paraId="3C813FCB" w14:textId="77777777" w:rsidR="008B5D50" w:rsidRDefault="008B5D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0137" w14:textId="77777777" w:rsidR="00CA1D88" w:rsidRDefault="00CA1D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2CAA" w14:textId="77777777" w:rsidR="00CA1D88" w:rsidRDefault="00CA1D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F08F" w14:textId="77777777" w:rsidR="00CA1D88" w:rsidRDefault="00CA1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C07"/>
    <w:multiLevelType w:val="hybridMultilevel"/>
    <w:tmpl w:val="E04A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46A2E"/>
    <w:multiLevelType w:val="multilevel"/>
    <w:tmpl w:val="83A61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9397799">
    <w:abstractNumId w:val="1"/>
  </w:num>
  <w:num w:numId="2" w16cid:durableId="160572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700"/>
    <w:rsid w:val="00067FBF"/>
    <w:rsid w:val="0009159C"/>
    <w:rsid w:val="000C7862"/>
    <w:rsid w:val="00360779"/>
    <w:rsid w:val="003A620F"/>
    <w:rsid w:val="003B0D87"/>
    <w:rsid w:val="00450DFF"/>
    <w:rsid w:val="006322C7"/>
    <w:rsid w:val="006E7700"/>
    <w:rsid w:val="007A7D54"/>
    <w:rsid w:val="00860B5C"/>
    <w:rsid w:val="0087174A"/>
    <w:rsid w:val="008B365D"/>
    <w:rsid w:val="008B5D50"/>
    <w:rsid w:val="00A01C80"/>
    <w:rsid w:val="00A873CE"/>
    <w:rsid w:val="00AD38F3"/>
    <w:rsid w:val="00C57E3A"/>
    <w:rsid w:val="00C6314E"/>
    <w:rsid w:val="00CA1D88"/>
    <w:rsid w:val="00D37ECD"/>
    <w:rsid w:val="00EB33FA"/>
    <w:rsid w:val="00F14026"/>
    <w:rsid w:val="01C6BB86"/>
    <w:rsid w:val="0311C6AC"/>
    <w:rsid w:val="072E290D"/>
    <w:rsid w:val="0E10518C"/>
    <w:rsid w:val="19C8FB5C"/>
    <w:rsid w:val="2208071D"/>
    <w:rsid w:val="3168288F"/>
    <w:rsid w:val="3308BCED"/>
    <w:rsid w:val="33BB13CF"/>
    <w:rsid w:val="34770975"/>
    <w:rsid w:val="3F712183"/>
    <w:rsid w:val="4201528F"/>
    <w:rsid w:val="5A4BA763"/>
    <w:rsid w:val="60302F92"/>
    <w:rsid w:val="60E86FC2"/>
    <w:rsid w:val="616B9CDF"/>
    <w:rsid w:val="6393C383"/>
    <w:rsid w:val="73820D7B"/>
    <w:rsid w:val="7BC821E8"/>
    <w:rsid w:val="7D0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8DBFD"/>
  <w15:docId w15:val="{B7144218-6BA6-4329-B188-8BF13E52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b/>
      <w:color w:val="999999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80" w:line="240" w:lineRule="auto"/>
    </w:pPr>
    <w:rPr>
      <w:color w:val="999999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200"/>
    </w:pPr>
    <w:rPr>
      <w:b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ListParagraph">
    <w:name w:val="List Paragraph"/>
    <w:basedOn w:val="Normal"/>
    <w:uiPriority w:val="34"/>
    <w:qFormat/>
    <w:rsid w:val="00EB33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1D8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D88"/>
  </w:style>
  <w:style w:type="paragraph" w:styleId="Footer">
    <w:name w:val="footer"/>
    <w:basedOn w:val="Normal"/>
    <w:link w:val="FooterChar"/>
    <w:uiPriority w:val="99"/>
    <w:unhideWhenUsed/>
    <w:rsid w:val="00CA1D8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2204</Characters>
  <Application>Microsoft Office Word</Application>
  <DocSecurity>0</DocSecurity>
  <Lines>78</Lines>
  <Paragraphs>46</Paragraphs>
  <ScaleCrop>false</ScaleCrop>
  <Company>InEight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Valentina Ormaechea</cp:lastModifiedBy>
  <cp:revision>14</cp:revision>
  <dcterms:created xsi:type="dcterms:W3CDTF">2024-01-10T22:17:00Z</dcterms:created>
  <dcterms:modified xsi:type="dcterms:W3CDTF">2026-06-12T13:42:00Z</dcterms:modified>
</cp:coreProperties>
</file>