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5A9E4C" w14:textId="77777777" w:rsidR="00C86734" w:rsidRPr="00EC54A7" w:rsidRDefault="00BD0088">
      <w:pPr>
        <w:pBdr>
          <w:top w:val="nil"/>
          <w:left w:val="nil"/>
          <w:bottom w:val="nil"/>
          <w:right w:val="nil"/>
          <w:between w:val="nil"/>
        </w:pBdr>
        <w:rPr>
          <w:del w:id="0" w:author="Brandon Powell" w:date="2018-12-08T16:57:00Z"/>
          <w:rFonts w:ascii="Aptos" w:hAnsi="Aptos"/>
        </w:rPr>
      </w:pPr>
      <w:del w:id="1" w:author="Brandon Powell" w:date="2018-12-08T16:57:00Z">
        <w:r w:rsidRPr="00EC54A7">
          <w:rPr>
            <w:rFonts w:ascii="Aptos" w:hAnsi="Aptos"/>
          </w:rPr>
          <w:delText xml:space="preserve"> </w:delText>
        </w:r>
      </w:del>
    </w:p>
    <w:p w14:paraId="2E777691" w14:textId="77777777" w:rsidR="00C86734" w:rsidRPr="00EC54A7" w:rsidRDefault="00C86734">
      <w:pPr>
        <w:pBdr>
          <w:top w:val="nil"/>
          <w:left w:val="nil"/>
          <w:bottom w:val="nil"/>
          <w:right w:val="nil"/>
          <w:between w:val="nil"/>
        </w:pBdr>
        <w:rPr>
          <w:del w:id="2" w:author="Brandon Powell" w:date="2018-12-08T16:57:00Z"/>
          <w:rFonts w:ascii="Aptos" w:hAnsi="Aptos"/>
        </w:rPr>
      </w:pPr>
    </w:p>
    <w:p w14:paraId="380C71EB" w14:textId="77777777" w:rsidR="00C86734" w:rsidRPr="00EC54A7" w:rsidRDefault="00C86734">
      <w:pPr>
        <w:pBdr>
          <w:top w:val="nil"/>
          <w:left w:val="nil"/>
          <w:bottom w:val="nil"/>
          <w:right w:val="nil"/>
          <w:between w:val="nil"/>
        </w:pBdr>
        <w:rPr>
          <w:rFonts w:ascii="Aptos" w:hAnsi="Aptos"/>
        </w:rPr>
      </w:pPr>
    </w:p>
    <w:p w14:paraId="507B04A9" w14:textId="77777777" w:rsidR="00C86734" w:rsidRPr="00EC54A7" w:rsidRDefault="00BD0088">
      <w:pPr>
        <w:pStyle w:val="Subtitle"/>
        <w:pBdr>
          <w:top w:val="nil"/>
          <w:left w:val="nil"/>
          <w:bottom w:val="nil"/>
          <w:right w:val="nil"/>
          <w:between w:val="nil"/>
        </w:pBdr>
        <w:rPr>
          <w:rFonts w:ascii="Aptos" w:hAnsi="Aptos"/>
        </w:rPr>
      </w:pPr>
      <w:r w:rsidRPr="00EC54A7">
        <w:rPr>
          <w:rFonts w:ascii="Aptos" w:hAnsi="Aptos"/>
        </w:rPr>
        <w:t>Personas</w:t>
      </w:r>
      <w:bookmarkStart w:id="3" w:name="gjdgxs" w:colFirst="0" w:colLast="0"/>
      <w:bookmarkEnd w:id="3"/>
    </w:p>
    <w:p w14:paraId="3663C5A5" w14:textId="62E95890" w:rsidR="00CF3A51" w:rsidRPr="00EC54A7" w:rsidRDefault="00CF3A51" w:rsidP="14B9CA50">
      <w:pPr>
        <w:pStyle w:val="Title"/>
        <w:pBdr>
          <w:top w:val="nil"/>
          <w:left w:val="nil"/>
          <w:bottom w:val="nil"/>
          <w:right w:val="nil"/>
          <w:between w:val="nil"/>
        </w:pBdr>
        <w:rPr>
          <w:rFonts w:ascii="Aptos" w:hAnsi="Aptos"/>
        </w:rPr>
      </w:pPr>
      <w:r w:rsidRPr="00EC54A7">
        <w:rPr>
          <w:rFonts w:ascii="Aptos" w:hAnsi="Aptos"/>
        </w:rPr>
        <w:t xml:space="preserve">The Roundup </w:t>
      </w:r>
    </w:p>
    <w:p w14:paraId="6CFA7EEA" w14:textId="09EAF12B" w:rsidR="00CF3A51" w:rsidRPr="00EC54A7" w:rsidRDefault="00CF3A51" w:rsidP="14B9CA50">
      <w:pPr>
        <w:pStyle w:val="Title"/>
        <w:pBdr>
          <w:top w:val="nil"/>
          <w:left w:val="nil"/>
          <w:bottom w:val="nil"/>
          <w:right w:val="nil"/>
          <w:between w:val="nil"/>
        </w:pBdr>
        <w:rPr>
          <w:rFonts w:ascii="Aptos" w:hAnsi="Aptos"/>
        </w:rPr>
      </w:pPr>
      <w:r w:rsidRPr="00EC54A7">
        <w:rPr>
          <w:rFonts w:ascii="Aptos" w:hAnsi="Aptos"/>
        </w:rPr>
        <w:t>Bull Rancher/Trainer</w:t>
      </w:r>
    </w:p>
    <w:p w14:paraId="7C9B0659" w14:textId="2FA37B65" w:rsidR="14B9CA50" w:rsidRPr="00EC54A7" w:rsidRDefault="14B9CA50" w:rsidP="14B9CA50">
      <w:pPr>
        <w:rPr>
          <w:rFonts w:ascii="Aptos" w:hAnsi="Aptos"/>
        </w:rPr>
      </w:pPr>
    </w:p>
    <w:p w14:paraId="7AF04FDA" w14:textId="6960CFCE" w:rsidR="14B9CA50" w:rsidRPr="00EC54A7" w:rsidRDefault="14B9CA50" w:rsidP="14B9CA50">
      <w:pPr>
        <w:rPr>
          <w:rFonts w:ascii="Aptos" w:hAnsi="Aptos"/>
        </w:rPr>
      </w:pPr>
    </w:p>
    <w:p w14:paraId="46B26EAC" w14:textId="5544B2BD" w:rsidR="00740F12" w:rsidRPr="00EC54A7" w:rsidRDefault="00BD0088" w:rsidP="14B9CA50">
      <w:pPr>
        <w:pBdr>
          <w:top w:val="nil"/>
          <w:left w:val="nil"/>
          <w:bottom w:val="nil"/>
          <w:right w:val="nil"/>
          <w:between w:val="nil"/>
        </w:pBdr>
        <w:rPr>
          <w:rFonts w:ascii="Aptos" w:hAnsi="Aptos"/>
        </w:rPr>
      </w:pPr>
      <w:r w:rsidRPr="00EC54A7">
        <w:rPr>
          <w:rFonts w:ascii="Aptos" w:hAnsi="Aptos"/>
          <w:b/>
          <w:bCs/>
        </w:rPr>
        <w:t xml:space="preserve">By </w:t>
      </w:r>
      <w:r w:rsidR="72AE271E" w:rsidRPr="00EC54A7">
        <w:rPr>
          <w:rFonts w:ascii="Aptos" w:hAnsi="Aptos"/>
          <w:b/>
          <w:bCs/>
        </w:rPr>
        <w:t>Brandi heffner</w:t>
      </w:r>
      <w:r w:rsidRPr="00EC54A7">
        <w:rPr>
          <w:rFonts w:ascii="Aptos" w:hAnsi="Aptos"/>
        </w:rPr>
        <w:br/>
        <w:t>Version 1.0</w:t>
      </w:r>
      <w:r w:rsidRPr="00EC54A7">
        <w:rPr>
          <w:rFonts w:ascii="Aptos" w:hAnsi="Aptos"/>
        </w:rPr>
        <w:br/>
        <w:t xml:space="preserve">Last Updated </w:t>
      </w:r>
      <w:r w:rsidR="3679205D" w:rsidRPr="00EC54A7">
        <w:rPr>
          <w:rFonts w:ascii="Aptos" w:hAnsi="Aptos"/>
        </w:rPr>
        <w:t>4/6/2026</w:t>
      </w:r>
    </w:p>
    <w:p w14:paraId="702B076A" w14:textId="77777777" w:rsidR="00740F12" w:rsidRPr="00EC54A7" w:rsidRDefault="00740F12">
      <w:pPr>
        <w:pStyle w:val="Heading1"/>
        <w:pBdr>
          <w:top w:val="nil"/>
          <w:left w:val="nil"/>
          <w:bottom w:val="nil"/>
          <w:right w:val="nil"/>
          <w:between w:val="nil"/>
        </w:pBdr>
        <w:spacing w:before="240" w:after="240"/>
        <w:rPr>
          <w:rFonts w:ascii="Aptos" w:hAnsi="Aptos"/>
        </w:rPr>
      </w:pPr>
      <w:bookmarkStart w:id="4" w:name="_1wg5dgizbm1d" w:colFirst="0" w:colLast="0"/>
      <w:bookmarkEnd w:id="4"/>
    </w:p>
    <w:p w14:paraId="4DC6A99F" w14:textId="77777777" w:rsidR="00740F12" w:rsidRPr="00EC54A7" w:rsidRDefault="00740F12">
      <w:pPr>
        <w:pStyle w:val="Heading1"/>
        <w:pBdr>
          <w:top w:val="nil"/>
          <w:left w:val="nil"/>
          <w:bottom w:val="nil"/>
          <w:right w:val="nil"/>
          <w:between w:val="nil"/>
        </w:pBdr>
        <w:spacing w:before="240" w:after="240"/>
        <w:rPr>
          <w:rFonts w:ascii="Aptos" w:hAnsi="Aptos"/>
        </w:rPr>
      </w:pPr>
      <w:r w:rsidRPr="00EC54A7">
        <w:rPr>
          <w:rFonts w:ascii="Aptos" w:hAnsi="Aptos"/>
          <w:noProof/>
        </w:rPr>
        <w:drawing>
          <wp:inline distT="0" distB="0" distL="0" distR="0" wp14:anchorId="76C5CD63" wp14:editId="1D6549B3">
            <wp:extent cx="4038095" cy="3257143"/>
            <wp:effectExtent l="0" t="0" r="635" b="635"/>
            <wp:docPr id="379947617" name="Picture 1" descr="A person sitting i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47617" name="Picture 1" descr="A person sitting in a chair&#10;&#10;Description automatically generated"/>
                    <pic:cNvPicPr/>
                  </pic:nvPicPr>
                  <pic:blipFill>
                    <a:blip r:embed="rId7"/>
                    <a:stretch>
                      <a:fillRect/>
                    </a:stretch>
                  </pic:blipFill>
                  <pic:spPr>
                    <a:xfrm>
                      <a:off x="0" y="0"/>
                      <a:ext cx="4038095" cy="3257143"/>
                    </a:xfrm>
                    <a:prstGeom prst="rect">
                      <a:avLst/>
                    </a:prstGeom>
                  </pic:spPr>
                </pic:pic>
              </a:graphicData>
            </a:graphic>
          </wp:inline>
        </w:drawing>
      </w:r>
      <w:r w:rsidRPr="00EC54A7">
        <w:rPr>
          <w:rFonts w:ascii="Aptos" w:hAnsi="Aptos"/>
        </w:rPr>
        <w:t xml:space="preserve"> </w:t>
      </w:r>
    </w:p>
    <w:p w14:paraId="220A2D83" w14:textId="5C9590F1" w:rsidR="00C86734" w:rsidRPr="00EC54A7" w:rsidRDefault="00BD0088">
      <w:pPr>
        <w:pStyle w:val="Heading1"/>
        <w:pBdr>
          <w:top w:val="nil"/>
          <w:left w:val="nil"/>
          <w:bottom w:val="nil"/>
          <w:right w:val="nil"/>
          <w:between w:val="nil"/>
        </w:pBdr>
        <w:spacing w:before="240" w:after="240"/>
        <w:rPr>
          <w:rFonts w:ascii="Aptos" w:hAnsi="Aptos"/>
        </w:rPr>
      </w:pPr>
      <w:r w:rsidRPr="00EC54A7">
        <w:rPr>
          <w:rFonts w:ascii="Aptos" w:hAnsi="Aptos"/>
        </w:rPr>
        <w:t>Persona</w:t>
      </w:r>
      <w:r w:rsidR="00740F12" w:rsidRPr="00EC54A7">
        <w:rPr>
          <w:rFonts w:ascii="Aptos" w:hAnsi="Aptos"/>
        </w:rPr>
        <w:t>:</w:t>
      </w:r>
      <w:r w:rsidRPr="00EC54A7">
        <w:rPr>
          <w:rFonts w:ascii="Aptos" w:hAnsi="Aptos"/>
        </w:rPr>
        <w:t xml:space="preserve"> </w:t>
      </w:r>
      <w:r w:rsidR="00740F12" w:rsidRPr="00EC54A7">
        <w:rPr>
          <w:rFonts w:ascii="Aptos" w:hAnsi="Aptos"/>
        </w:rPr>
        <w:t>Rancher/Trainer</w:t>
      </w:r>
    </w:p>
    <w:p w14:paraId="7B80D1F4" w14:textId="77777777" w:rsidR="00C86734" w:rsidRPr="00EC54A7" w:rsidRDefault="00BD0088">
      <w:pPr>
        <w:pStyle w:val="Heading2"/>
        <w:pBdr>
          <w:top w:val="nil"/>
          <w:left w:val="nil"/>
          <w:bottom w:val="nil"/>
          <w:right w:val="nil"/>
          <w:between w:val="nil"/>
        </w:pBdr>
        <w:rPr>
          <w:rFonts w:ascii="Aptos" w:hAnsi="Aptos"/>
        </w:rPr>
      </w:pPr>
      <w:r w:rsidRPr="00EC54A7">
        <w:rPr>
          <w:rFonts w:ascii="Aptos" w:hAnsi="Aptos"/>
        </w:rPr>
        <w:t>Subject</w:t>
      </w:r>
    </w:p>
    <w:tbl>
      <w:tblPr>
        <w:tblStyle w:val="a"/>
        <w:tblW w:w="9315" w:type="dxa"/>
        <w:tblBorders>
          <w:top w:val="nil"/>
          <w:left w:val="nil"/>
          <w:bottom w:val="nil"/>
          <w:right w:val="nil"/>
          <w:insideH w:val="nil"/>
          <w:insideV w:val="nil"/>
        </w:tblBorders>
        <w:tblLayout w:type="fixed"/>
        <w:tblLook w:val="0600" w:firstRow="0" w:lastRow="0" w:firstColumn="0" w:lastColumn="0" w:noHBand="1" w:noVBand="1"/>
      </w:tblPr>
      <w:tblGrid>
        <w:gridCol w:w="2835"/>
        <w:gridCol w:w="6480"/>
      </w:tblGrid>
      <w:tr w:rsidR="00C86734" w:rsidRPr="00EC54A7" w14:paraId="377DDAEE" w14:textId="77777777" w:rsidTr="14B9CA50">
        <w:trPr>
          <w:trHeight w:val="240"/>
        </w:trPr>
        <w:tc>
          <w:tcPr>
            <w:tcW w:w="2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0375E7" w14:textId="77777777" w:rsidR="00C86734" w:rsidRPr="00EC54A7" w:rsidRDefault="00BD0088">
            <w:pPr>
              <w:pBdr>
                <w:top w:val="nil"/>
                <w:left w:val="nil"/>
                <w:bottom w:val="nil"/>
                <w:right w:val="nil"/>
                <w:between w:val="nil"/>
              </w:pBdr>
              <w:spacing w:before="0" w:after="0" w:line="240" w:lineRule="auto"/>
              <w:rPr>
                <w:rFonts w:ascii="Aptos" w:hAnsi="Aptos"/>
              </w:rPr>
            </w:pPr>
            <w:r w:rsidRPr="00EC54A7">
              <w:rPr>
                <w:rFonts w:ascii="Aptos" w:hAnsi="Aptos"/>
              </w:rPr>
              <w:t>Name</w:t>
            </w:r>
          </w:p>
        </w:tc>
        <w:tc>
          <w:tcPr>
            <w:tcW w:w="6480" w:type="dxa"/>
            <w:tcBorders>
              <w:top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CEE6EC" w14:textId="46B249B9" w:rsidR="00C86734" w:rsidRPr="00EC54A7" w:rsidRDefault="00CF3A51">
            <w:pPr>
              <w:pBdr>
                <w:top w:val="nil"/>
                <w:left w:val="nil"/>
                <w:bottom w:val="nil"/>
                <w:right w:val="nil"/>
                <w:between w:val="nil"/>
              </w:pBdr>
              <w:spacing w:before="0" w:after="0" w:line="240" w:lineRule="auto"/>
              <w:rPr>
                <w:rFonts w:ascii="Aptos" w:hAnsi="Aptos"/>
              </w:rPr>
            </w:pPr>
            <w:r w:rsidRPr="00EC54A7">
              <w:rPr>
                <w:rFonts w:ascii="Aptos" w:hAnsi="Aptos"/>
              </w:rPr>
              <w:t>Justin Rule</w:t>
            </w:r>
          </w:p>
        </w:tc>
      </w:tr>
      <w:tr w:rsidR="00C86734" w:rsidRPr="00EC54A7" w14:paraId="161B396A" w14:textId="77777777" w:rsidTr="14B9CA50">
        <w:tc>
          <w:tcPr>
            <w:tcW w:w="2835"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44A537" w14:textId="77777777" w:rsidR="00C86734" w:rsidRPr="00EC54A7" w:rsidRDefault="00BD0088">
            <w:pPr>
              <w:pBdr>
                <w:top w:val="nil"/>
                <w:left w:val="nil"/>
                <w:bottom w:val="nil"/>
                <w:right w:val="nil"/>
                <w:between w:val="nil"/>
              </w:pBdr>
              <w:spacing w:before="0" w:after="0" w:line="240" w:lineRule="auto"/>
              <w:rPr>
                <w:rFonts w:ascii="Aptos" w:hAnsi="Aptos"/>
              </w:rPr>
            </w:pPr>
            <w:r w:rsidRPr="00EC54A7">
              <w:rPr>
                <w:rFonts w:ascii="Aptos" w:hAnsi="Aptos"/>
              </w:rPr>
              <w:t>Demographic Summary</w:t>
            </w:r>
          </w:p>
        </w:tc>
        <w:tc>
          <w:tcPr>
            <w:tcW w:w="6480" w:type="dxa"/>
            <w:tcBorders>
              <w:bottom w:val="single" w:sz="8" w:space="0" w:color="000000" w:themeColor="text1"/>
              <w:right w:val="single" w:sz="8" w:space="0" w:color="000000" w:themeColor="text1"/>
            </w:tcBorders>
            <w:tcMar>
              <w:top w:w="100" w:type="dxa"/>
              <w:left w:w="100" w:type="dxa"/>
              <w:bottom w:w="100" w:type="dxa"/>
              <w:right w:w="100" w:type="dxa"/>
            </w:tcMar>
          </w:tcPr>
          <w:p w14:paraId="4E831721" w14:textId="51542B3D" w:rsidR="00C86734" w:rsidRPr="00EC54A7" w:rsidRDefault="00740F12" w:rsidP="14B9CA50">
            <w:pPr>
              <w:pBdr>
                <w:top w:val="nil"/>
                <w:left w:val="nil"/>
                <w:bottom w:val="nil"/>
                <w:right w:val="nil"/>
                <w:between w:val="nil"/>
              </w:pBdr>
              <w:spacing w:before="0" w:after="0" w:line="240" w:lineRule="auto"/>
              <w:rPr>
                <w:rFonts w:ascii="Aptos" w:hAnsi="Aptos"/>
              </w:rPr>
            </w:pPr>
            <w:r w:rsidRPr="00EC54A7">
              <w:rPr>
                <w:rFonts w:ascii="Aptos" w:hAnsi="Aptos"/>
              </w:rPr>
              <w:t>27-4</w:t>
            </w:r>
            <w:r w:rsidR="00BD0088" w:rsidRPr="00EC54A7">
              <w:rPr>
                <w:rFonts w:ascii="Aptos" w:hAnsi="Aptos"/>
              </w:rPr>
              <w:t>6</w:t>
            </w:r>
            <w:r w:rsidRPr="00EC54A7">
              <w:rPr>
                <w:rFonts w:ascii="Aptos" w:hAnsi="Aptos"/>
              </w:rPr>
              <w:t xml:space="preserve"> Yrs old, married, lives where land is plentiful</w:t>
            </w:r>
            <w:r w:rsidR="1AF08429" w:rsidRPr="00EC54A7">
              <w:rPr>
                <w:rFonts w:ascii="Aptos" w:hAnsi="Aptos"/>
              </w:rPr>
              <w:t xml:space="preserve"> and wifi is slim</w:t>
            </w:r>
          </w:p>
        </w:tc>
      </w:tr>
      <w:tr w:rsidR="00C86734" w:rsidRPr="00EC54A7" w14:paraId="1DB45007" w14:textId="77777777" w:rsidTr="14B9CA50">
        <w:tc>
          <w:tcPr>
            <w:tcW w:w="2835"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76449E" w14:textId="77777777" w:rsidR="00C86734" w:rsidRPr="00EC54A7" w:rsidRDefault="00BD0088">
            <w:pPr>
              <w:pBdr>
                <w:top w:val="nil"/>
                <w:left w:val="nil"/>
                <w:bottom w:val="nil"/>
                <w:right w:val="nil"/>
                <w:between w:val="nil"/>
              </w:pBdr>
              <w:spacing w:before="0" w:after="0" w:line="240" w:lineRule="auto"/>
              <w:rPr>
                <w:rFonts w:ascii="Aptos" w:hAnsi="Aptos"/>
              </w:rPr>
            </w:pPr>
            <w:r w:rsidRPr="00EC54A7">
              <w:rPr>
                <w:rFonts w:ascii="Aptos" w:hAnsi="Aptos"/>
              </w:rPr>
              <w:t>Current Job</w:t>
            </w:r>
          </w:p>
        </w:tc>
        <w:tc>
          <w:tcPr>
            <w:tcW w:w="6480" w:type="dxa"/>
            <w:tcBorders>
              <w:bottom w:val="single" w:sz="8" w:space="0" w:color="000000" w:themeColor="text1"/>
              <w:right w:val="single" w:sz="8" w:space="0" w:color="000000" w:themeColor="text1"/>
            </w:tcBorders>
            <w:tcMar>
              <w:top w:w="100" w:type="dxa"/>
              <w:left w:w="100" w:type="dxa"/>
              <w:bottom w:w="100" w:type="dxa"/>
              <w:right w:w="100" w:type="dxa"/>
            </w:tcMar>
          </w:tcPr>
          <w:p w14:paraId="2D332236" w14:textId="62005038" w:rsidR="00C86734" w:rsidRPr="00EC54A7" w:rsidRDefault="00CF3A51">
            <w:pPr>
              <w:pBdr>
                <w:top w:val="nil"/>
                <w:left w:val="nil"/>
                <w:bottom w:val="nil"/>
                <w:right w:val="nil"/>
                <w:between w:val="nil"/>
              </w:pBdr>
              <w:spacing w:before="0" w:after="0" w:line="240" w:lineRule="auto"/>
              <w:rPr>
                <w:rFonts w:ascii="Aptos" w:hAnsi="Aptos"/>
              </w:rPr>
            </w:pPr>
            <w:r w:rsidRPr="00EC54A7">
              <w:rPr>
                <w:rFonts w:ascii="Aptos" w:hAnsi="Aptos"/>
              </w:rPr>
              <w:t>Rancher and Bucking Bull Trainer</w:t>
            </w:r>
          </w:p>
        </w:tc>
      </w:tr>
      <w:tr w:rsidR="00C86734" w:rsidRPr="00EC54A7" w14:paraId="3C443941" w14:textId="77777777" w:rsidTr="14B9CA50">
        <w:tc>
          <w:tcPr>
            <w:tcW w:w="2835"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6EF14A" w14:textId="77777777" w:rsidR="00C86734" w:rsidRPr="00EC54A7" w:rsidRDefault="00BD0088">
            <w:pPr>
              <w:pBdr>
                <w:top w:val="nil"/>
                <w:left w:val="nil"/>
                <w:bottom w:val="nil"/>
                <w:right w:val="nil"/>
                <w:between w:val="nil"/>
              </w:pBdr>
              <w:spacing w:before="0" w:after="0" w:line="240" w:lineRule="auto"/>
              <w:rPr>
                <w:rFonts w:ascii="Aptos" w:hAnsi="Aptos"/>
              </w:rPr>
            </w:pPr>
            <w:r w:rsidRPr="00EC54A7">
              <w:rPr>
                <w:rFonts w:ascii="Aptos" w:hAnsi="Aptos"/>
              </w:rPr>
              <w:t>Educational Background</w:t>
            </w:r>
          </w:p>
        </w:tc>
        <w:tc>
          <w:tcPr>
            <w:tcW w:w="6480" w:type="dxa"/>
            <w:tcBorders>
              <w:bottom w:val="single" w:sz="8" w:space="0" w:color="000000" w:themeColor="text1"/>
              <w:right w:val="single" w:sz="8" w:space="0" w:color="000000" w:themeColor="text1"/>
            </w:tcBorders>
            <w:tcMar>
              <w:top w:w="100" w:type="dxa"/>
              <w:left w:w="100" w:type="dxa"/>
              <w:bottom w:w="100" w:type="dxa"/>
              <w:right w:w="100" w:type="dxa"/>
            </w:tcMar>
          </w:tcPr>
          <w:p w14:paraId="202B6812" w14:textId="5E0B8DEE" w:rsidR="00C86734" w:rsidRPr="00EC54A7" w:rsidRDefault="00CF3A51">
            <w:pPr>
              <w:pBdr>
                <w:top w:val="nil"/>
                <w:left w:val="nil"/>
                <w:bottom w:val="nil"/>
                <w:right w:val="nil"/>
                <w:between w:val="nil"/>
              </w:pBdr>
              <w:spacing w:before="0" w:after="0" w:line="240" w:lineRule="auto"/>
              <w:rPr>
                <w:rFonts w:ascii="Aptos" w:hAnsi="Aptos"/>
              </w:rPr>
            </w:pPr>
            <w:r w:rsidRPr="00EC54A7">
              <w:rPr>
                <w:rFonts w:ascii="Aptos" w:hAnsi="Aptos"/>
              </w:rPr>
              <w:t>High School, Some College</w:t>
            </w:r>
          </w:p>
        </w:tc>
      </w:tr>
      <w:tr w:rsidR="00C86734" w:rsidRPr="00EC54A7" w14:paraId="53784018" w14:textId="77777777" w:rsidTr="14B9CA50">
        <w:tc>
          <w:tcPr>
            <w:tcW w:w="2835" w:type="dxa"/>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554DBA" w14:textId="77777777" w:rsidR="00C86734" w:rsidRPr="00EC54A7" w:rsidRDefault="00BD0088">
            <w:pPr>
              <w:pBdr>
                <w:top w:val="nil"/>
                <w:left w:val="nil"/>
                <w:bottom w:val="nil"/>
                <w:right w:val="nil"/>
                <w:between w:val="nil"/>
              </w:pBdr>
              <w:spacing w:before="0" w:after="0" w:line="240" w:lineRule="auto"/>
              <w:rPr>
                <w:rFonts w:ascii="Aptos" w:hAnsi="Aptos"/>
              </w:rPr>
            </w:pPr>
            <w:r w:rsidRPr="00EC54A7">
              <w:rPr>
                <w:rFonts w:ascii="Aptos" w:hAnsi="Aptos"/>
              </w:rPr>
              <w:t>Technological Context</w:t>
            </w:r>
          </w:p>
        </w:tc>
        <w:tc>
          <w:tcPr>
            <w:tcW w:w="6480" w:type="dxa"/>
            <w:tcBorders>
              <w:bottom w:val="single" w:sz="8" w:space="0" w:color="000000" w:themeColor="text1"/>
              <w:right w:val="single" w:sz="8" w:space="0" w:color="000000" w:themeColor="text1"/>
            </w:tcBorders>
            <w:tcMar>
              <w:top w:w="100" w:type="dxa"/>
              <w:left w:w="100" w:type="dxa"/>
              <w:bottom w:w="100" w:type="dxa"/>
              <w:right w:w="100" w:type="dxa"/>
            </w:tcMar>
          </w:tcPr>
          <w:p w14:paraId="0393AD9E" w14:textId="2CE04D0E" w:rsidR="00C86734" w:rsidRPr="00EC54A7" w:rsidRDefault="00CF3A51">
            <w:pPr>
              <w:pBdr>
                <w:top w:val="nil"/>
                <w:left w:val="nil"/>
                <w:bottom w:val="nil"/>
                <w:right w:val="nil"/>
                <w:between w:val="nil"/>
              </w:pBdr>
              <w:spacing w:before="0" w:after="0" w:line="240" w:lineRule="auto"/>
              <w:rPr>
                <w:rFonts w:ascii="Aptos" w:hAnsi="Aptos"/>
              </w:rPr>
            </w:pPr>
            <w:r w:rsidRPr="00EC54A7">
              <w:rPr>
                <w:rFonts w:ascii="Aptos" w:hAnsi="Aptos"/>
              </w:rPr>
              <w:t>Typical Google</w:t>
            </w:r>
            <w:r w:rsidR="00740F12" w:rsidRPr="00EC54A7">
              <w:rPr>
                <w:rFonts w:ascii="Aptos" w:hAnsi="Aptos"/>
              </w:rPr>
              <w:t xml:space="preserve"> web user</w:t>
            </w:r>
            <w:r w:rsidRPr="00EC54A7">
              <w:rPr>
                <w:rFonts w:ascii="Aptos" w:hAnsi="Aptos"/>
              </w:rPr>
              <w:t>, phone user</w:t>
            </w:r>
            <w:r w:rsidR="00740F12" w:rsidRPr="00EC54A7">
              <w:rPr>
                <w:rFonts w:ascii="Aptos" w:hAnsi="Aptos"/>
              </w:rPr>
              <w:t xml:space="preserve"> for video picture email/text</w:t>
            </w:r>
          </w:p>
        </w:tc>
      </w:tr>
    </w:tbl>
    <w:p w14:paraId="473FAD50" w14:textId="77777777" w:rsidR="00C86734" w:rsidRPr="00EC54A7" w:rsidRDefault="00BD0088">
      <w:pPr>
        <w:pStyle w:val="Heading2"/>
        <w:pBdr>
          <w:top w:val="nil"/>
          <w:left w:val="nil"/>
          <w:bottom w:val="nil"/>
          <w:right w:val="nil"/>
          <w:between w:val="nil"/>
        </w:pBdr>
        <w:spacing w:before="360" w:after="80"/>
        <w:rPr>
          <w:rFonts w:ascii="Aptos" w:hAnsi="Aptos"/>
        </w:rPr>
      </w:pPr>
      <w:r w:rsidRPr="00EC54A7">
        <w:rPr>
          <w:rFonts w:ascii="Aptos" w:hAnsi="Aptos"/>
          <w:sz w:val="34"/>
          <w:szCs w:val="34"/>
        </w:rPr>
        <w:t>Quote</w:t>
      </w:r>
    </w:p>
    <w:tbl>
      <w:tblPr>
        <w:tblStyle w:val="a0"/>
        <w:tblW w:w="9165" w:type="dxa"/>
        <w:tblBorders>
          <w:top w:val="nil"/>
          <w:left w:val="nil"/>
          <w:bottom w:val="nil"/>
          <w:right w:val="nil"/>
          <w:insideH w:val="nil"/>
          <w:insideV w:val="nil"/>
        </w:tblBorders>
        <w:tblLayout w:type="fixed"/>
        <w:tblLook w:val="0600" w:firstRow="0" w:lastRow="0" w:firstColumn="0" w:lastColumn="0" w:noHBand="1" w:noVBand="1"/>
      </w:tblPr>
      <w:tblGrid>
        <w:gridCol w:w="9165"/>
      </w:tblGrid>
      <w:tr w:rsidR="00C86734" w:rsidRPr="00EC54A7" w14:paraId="76EA8245" w14:textId="77777777" w:rsidTr="00C86734">
        <w:tc>
          <w:tcPr>
            <w:tcW w:w="9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8B2AC" w14:textId="38FB6E02" w:rsidR="00C86734" w:rsidRPr="00EC54A7" w:rsidRDefault="00CF3A51">
            <w:pPr>
              <w:pBdr>
                <w:top w:val="nil"/>
                <w:left w:val="nil"/>
                <w:bottom w:val="nil"/>
                <w:right w:val="nil"/>
                <w:between w:val="nil"/>
              </w:pBdr>
              <w:spacing w:before="0" w:after="0" w:line="240" w:lineRule="auto"/>
              <w:rPr>
                <w:rFonts w:ascii="Aptos" w:hAnsi="Aptos"/>
              </w:rPr>
            </w:pPr>
            <w:r w:rsidRPr="00EC54A7">
              <w:rPr>
                <w:rFonts w:ascii="Aptos" w:hAnsi="Aptos"/>
              </w:rPr>
              <w:t>It’s the bulls and the blood, the dust and the mud</w:t>
            </w:r>
            <w:r w:rsidR="00740F12" w:rsidRPr="00EC54A7">
              <w:rPr>
                <w:rFonts w:ascii="Aptos" w:hAnsi="Aptos"/>
              </w:rPr>
              <w:t>, I charged you for that didn’t I?</w:t>
            </w:r>
          </w:p>
          <w:p w14:paraId="2A1B5DCE" w14:textId="77777777" w:rsidR="00C86734" w:rsidRPr="00EC54A7" w:rsidRDefault="00C86734">
            <w:pPr>
              <w:pBdr>
                <w:top w:val="nil"/>
                <w:left w:val="nil"/>
                <w:bottom w:val="nil"/>
                <w:right w:val="nil"/>
                <w:between w:val="nil"/>
              </w:pBdr>
              <w:spacing w:after="0" w:line="240" w:lineRule="auto"/>
              <w:rPr>
                <w:rFonts w:ascii="Aptos" w:hAnsi="Aptos"/>
              </w:rPr>
            </w:pPr>
          </w:p>
        </w:tc>
      </w:tr>
    </w:tbl>
    <w:p w14:paraId="1D949A7D" w14:textId="77777777" w:rsidR="00C86734" w:rsidRPr="00EC54A7" w:rsidRDefault="00BD0088">
      <w:pPr>
        <w:pStyle w:val="Heading2"/>
        <w:pBdr>
          <w:top w:val="nil"/>
          <w:left w:val="nil"/>
          <w:bottom w:val="nil"/>
          <w:right w:val="nil"/>
          <w:between w:val="nil"/>
        </w:pBdr>
        <w:spacing w:before="360" w:after="80"/>
        <w:rPr>
          <w:rFonts w:ascii="Aptos" w:hAnsi="Aptos"/>
        </w:rPr>
      </w:pPr>
      <w:bookmarkStart w:id="5" w:name="_p7r82vci1hci" w:colFirst="0" w:colLast="0"/>
      <w:bookmarkEnd w:id="5"/>
      <w:r w:rsidRPr="00EC54A7">
        <w:rPr>
          <w:rFonts w:ascii="Aptos" w:hAnsi="Aptos"/>
          <w:sz w:val="34"/>
          <w:szCs w:val="34"/>
        </w:rPr>
        <w:lastRenderedPageBreak/>
        <w:t>Narrative</w:t>
      </w:r>
    </w:p>
    <w:tbl>
      <w:tblPr>
        <w:tblStyle w:val="a1"/>
        <w:tblW w:w="9165" w:type="dxa"/>
        <w:tblBorders>
          <w:top w:val="nil"/>
          <w:left w:val="nil"/>
          <w:bottom w:val="nil"/>
          <w:right w:val="nil"/>
          <w:insideH w:val="nil"/>
          <w:insideV w:val="nil"/>
        </w:tblBorders>
        <w:tblLayout w:type="fixed"/>
        <w:tblLook w:val="0600" w:firstRow="0" w:lastRow="0" w:firstColumn="0" w:lastColumn="0" w:noHBand="1" w:noVBand="1"/>
      </w:tblPr>
      <w:tblGrid>
        <w:gridCol w:w="9165"/>
      </w:tblGrid>
      <w:tr w:rsidR="00C86734" w:rsidRPr="00EC54A7" w14:paraId="0611C5E7" w14:textId="77777777" w:rsidTr="14B9CA50">
        <w:tc>
          <w:tcPr>
            <w:tcW w:w="91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E244A6" w14:textId="54B66E90" w:rsidR="00D2235E" w:rsidRPr="00EC54A7" w:rsidRDefault="0AD00E57" w:rsidP="14B9CA50">
            <w:pPr>
              <w:pBdr>
                <w:top w:val="nil"/>
                <w:left w:val="nil"/>
                <w:bottom w:val="nil"/>
                <w:right w:val="nil"/>
                <w:between w:val="nil"/>
              </w:pBdr>
              <w:spacing w:before="0" w:after="0" w:line="240" w:lineRule="auto"/>
              <w:rPr>
                <w:rFonts w:ascii="Aptos" w:hAnsi="Aptos"/>
              </w:rPr>
            </w:pPr>
            <w:r w:rsidRPr="00EC54A7">
              <w:rPr>
                <w:rFonts w:ascii="Aptos" w:hAnsi="Aptos"/>
              </w:rPr>
              <w:t xml:space="preserve">Justin has been ranching and training bucking bulls for </w:t>
            </w:r>
            <w:r w:rsidR="45049DA0" w:rsidRPr="00EC54A7">
              <w:rPr>
                <w:rFonts w:ascii="Aptos" w:hAnsi="Aptos"/>
              </w:rPr>
              <w:t>15</w:t>
            </w:r>
            <w:r w:rsidRPr="00EC54A7">
              <w:rPr>
                <w:rFonts w:ascii="Aptos" w:hAnsi="Aptos"/>
              </w:rPr>
              <w:t xml:space="preserve">+ years, he </w:t>
            </w:r>
            <w:r w:rsidR="12CF5168" w:rsidRPr="00EC54A7">
              <w:rPr>
                <w:rFonts w:ascii="Aptos" w:hAnsi="Aptos"/>
              </w:rPr>
              <w:t xml:space="preserve">lives and </w:t>
            </w:r>
            <w:r w:rsidRPr="00EC54A7">
              <w:rPr>
                <w:rFonts w:ascii="Aptos" w:hAnsi="Aptos"/>
              </w:rPr>
              <w:t xml:space="preserve">works on the ranch, personally trains and breeds the bulls.  </w:t>
            </w:r>
            <w:r w:rsidR="1D6931C4" w:rsidRPr="00EC54A7">
              <w:rPr>
                <w:rFonts w:ascii="Aptos" w:hAnsi="Aptos"/>
              </w:rPr>
              <w:t>He has worked on a ranch doing this type of work since he was 14.  This work is a family affair for generations.</w:t>
            </w:r>
          </w:p>
          <w:p w14:paraId="599FE334" w14:textId="77777777" w:rsidR="00D2235E" w:rsidRPr="00EC54A7" w:rsidRDefault="00D2235E">
            <w:pPr>
              <w:pBdr>
                <w:top w:val="nil"/>
                <w:left w:val="nil"/>
                <w:bottom w:val="nil"/>
                <w:right w:val="nil"/>
                <w:between w:val="nil"/>
              </w:pBdr>
              <w:spacing w:before="0" w:after="0" w:line="240" w:lineRule="auto"/>
              <w:rPr>
                <w:rFonts w:ascii="Aptos" w:hAnsi="Aptos"/>
              </w:rPr>
            </w:pPr>
          </w:p>
          <w:p w14:paraId="68F765FB" w14:textId="687C595D" w:rsidR="00C86734" w:rsidRPr="00EC54A7" w:rsidRDefault="00D2235E">
            <w:pPr>
              <w:pBdr>
                <w:top w:val="nil"/>
                <w:left w:val="nil"/>
                <w:bottom w:val="nil"/>
                <w:right w:val="nil"/>
                <w:between w:val="nil"/>
              </w:pBdr>
              <w:spacing w:before="0" w:after="0" w:line="240" w:lineRule="auto"/>
              <w:rPr>
                <w:rFonts w:ascii="Aptos" w:hAnsi="Aptos"/>
              </w:rPr>
            </w:pPr>
            <w:r w:rsidRPr="00EC54A7">
              <w:rPr>
                <w:rFonts w:ascii="Aptos" w:hAnsi="Aptos"/>
              </w:rPr>
              <w:t xml:space="preserve">His life is working the land and cattle and he loves it.  His goal is to create bucking bulls that win championships.  </w:t>
            </w:r>
            <w:r w:rsidR="00C25621" w:rsidRPr="00EC54A7">
              <w:rPr>
                <w:rFonts w:ascii="Aptos" w:hAnsi="Aptos"/>
              </w:rPr>
              <w:t xml:space="preserve">He will </w:t>
            </w:r>
            <w:r w:rsidRPr="00EC54A7">
              <w:rPr>
                <w:rFonts w:ascii="Aptos" w:hAnsi="Aptos"/>
              </w:rPr>
              <w:t xml:space="preserve">also </w:t>
            </w:r>
            <w:r w:rsidR="00C25621" w:rsidRPr="00EC54A7">
              <w:rPr>
                <w:rFonts w:ascii="Aptos" w:hAnsi="Aptos"/>
                <w:highlight w:val="yellow"/>
              </w:rPr>
              <w:t>register the bulls</w:t>
            </w:r>
            <w:r w:rsidR="00C25621" w:rsidRPr="00EC54A7">
              <w:rPr>
                <w:rFonts w:ascii="Aptos" w:hAnsi="Aptos"/>
              </w:rPr>
              <w:t xml:space="preserve"> into compe</w:t>
            </w:r>
            <w:r w:rsidR="00740F12" w:rsidRPr="00EC54A7">
              <w:rPr>
                <w:rFonts w:ascii="Aptos" w:hAnsi="Aptos"/>
              </w:rPr>
              <w:t>ti</w:t>
            </w:r>
            <w:r w:rsidR="00C25621" w:rsidRPr="00EC54A7">
              <w:rPr>
                <w:rFonts w:ascii="Aptos" w:hAnsi="Aptos"/>
              </w:rPr>
              <w:t xml:space="preserve">tions.  During competitions he will </w:t>
            </w:r>
            <w:r w:rsidR="00C25621" w:rsidRPr="00EC54A7">
              <w:rPr>
                <w:rFonts w:ascii="Aptos" w:hAnsi="Aptos"/>
                <w:highlight w:val="yellow"/>
              </w:rPr>
              <w:t>truck and haul the bulls to the compe</w:t>
            </w:r>
            <w:r w:rsidR="00740F12" w:rsidRPr="00EC54A7">
              <w:rPr>
                <w:rFonts w:ascii="Aptos" w:hAnsi="Aptos"/>
                <w:highlight w:val="yellow"/>
              </w:rPr>
              <w:t>ti</w:t>
            </w:r>
            <w:r w:rsidR="00C25621" w:rsidRPr="00EC54A7">
              <w:rPr>
                <w:rFonts w:ascii="Aptos" w:hAnsi="Aptos"/>
                <w:highlight w:val="yellow"/>
              </w:rPr>
              <w:t>tion</w:t>
            </w:r>
            <w:r w:rsidR="00C25621" w:rsidRPr="00EC54A7">
              <w:rPr>
                <w:rFonts w:ascii="Aptos" w:hAnsi="Aptos"/>
              </w:rPr>
              <w:t xml:space="preserve">, </w:t>
            </w:r>
            <w:r w:rsidR="00C25621" w:rsidRPr="00EC54A7">
              <w:rPr>
                <w:rFonts w:ascii="Aptos" w:hAnsi="Aptos"/>
                <w:highlight w:val="yellow"/>
              </w:rPr>
              <w:t>work them at the compe</w:t>
            </w:r>
            <w:r w:rsidR="00740F12" w:rsidRPr="00EC54A7">
              <w:rPr>
                <w:rFonts w:ascii="Aptos" w:hAnsi="Aptos"/>
                <w:highlight w:val="yellow"/>
              </w:rPr>
              <w:t>ti</w:t>
            </w:r>
            <w:r w:rsidR="00C25621" w:rsidRPr="00EC54A7">
              <w:rPr>
                <w:rFonts w:ascii="Aptos" w:hAnsi="Aptos"/>
                <w:highlight w:val="yellow"/>
              </w:rPr>
              <w:t>tion and haul back</w:t>
            </w:r>
            <w:r w:rsidR="00C25621" w:rsidRPr="00EC54A7">
              <w:rPr>
                <w:rFonts w:ascii="Aptos" w:hAnsi="Aptos"/>
              </w:rPr>
              <w:t>.</w:t>
            </w:r>
          </w:p>
          <w:p w14:paraId="51E6F0B2" w14:textId="77777777" w:rsidR="00740F12" w:rsidRPr="00EC54A7" w:rsidRDefault="00740F12">
            <w:pPr>
              <w:pBdr>
                <w:top w:val="nil"/>
                <w:left w:val="nil"/>
                <w:bottom w:val="nil"/>
                <w:right w:val="nil"/>
                <w:between w:val="nil"/>
              </w:pBdr>
              <w:spacing w:before="0" w:after="0" w:line="240" w:lineRule="auto"/>
              <w:rPr>
                <w:rFonts w:ascii="Aptos" w:hAnsi="Aptos"/>
              </w:rPr>
            </w:pPr>
          </w:p>
          <w:p w14:paraId="56C532DC" w14:textId="14A1C1AC" w:rsidR="00C25621" w:rsidRPr="00EC54A7" w:rsidRDefault="0AD00E57" w:rsidP="14B9CA50">
            <w:pPr>
              <w:pBdr>
                <w:top w:val="nil"/>
                <w:left w:val="nil"/>
                <w:bottom w:val="nil"/>
                <w:right w:val="nil"/>
                <w:between w:val="nil"/>
              </w:pBdr>
              <w:spacing w:before="0" w:after="0" w:line="240" w:lineRule="auto"/>
              <w:rPr>
                <w:rFonts w:ascii="Aptos" w:hAnsi="Aptos"/>
              </w:rPr>
            </w:pPr>
            <w:r w:rsidRPr="00EC54A7">
              <w:rPr>
                <w:rFonts w:ascii="Aptos" w:hAnsi="Aptos"/>
              </w:rPr>
              <w:t xml:space="preserve">Justin </w:t>
            </w:r>
            <w:r w:rsidRPr="00EC54A7">
              <w:rPr>
                <w:rFonts w:ascii="Aptos" w:hAnsi="Aptos"/>
                <w:highlight w:val="yellow"/>
              </w:rPr>
              <w:t>Co-owns bulls as well as ranches</w:t>
            </w:r>
            <w:r w:rsidR="1A1B3197" w:rsidRPr="00EC54A7">
              <w:rPr>
                <w:rFonts w:ascii="Aptos" w:hAnsi="Aptos"/>
                <w:highlight w:val="yellow"/>
              </w:rPr>
              <w:t>/trains</w:t>
            </w:r>
            <w:r w:rsidRPr="00EC54A7">
              <w:rPr>
                <w:rFonts w:ascii="Aptos" w:hAnsi="Aptos"/>
                <w:highlight w:val="yellow"/>
              </w:rPr>
              <w:t xml:space="preserve"> other </w:t>
            </w:r>
            <w:r w:rsidR="00740F12" w:rsidRPr="00EC54A7">
              <w:rPr>
                <w:rFonts w:ascii="Aptos" w:hAnsi="Aptos"/>
                <w:highlight w:val="yellow"/>
              </w:rPr>
              <w:t>owners’</w:t>
            </w:r>
            <w:r w:rsidRPr="00EC54A7">
              <w:rPr>
                <w:rFonts w:ascii="Aptos" w:hAnsi="Aptos"/>
                <w:highlight w:val="yellow"/>
              </w:rPr>
              <w:t xml:space="preserve"> bulls</w:t>
            </w:r>
            <w:r w:rsidR="00740F12" w:rsidRPr="00EC54A7">
              <w:rPr>
                <w:rFonts w:ascii="Aptos" w:hAnsi="Aptos"/>
              </w:rPr>
              <w:t>,</w:t>
            </w:r>
            <w:r w:rsidRPr="00EC54A7">
              <w:rPr>
                <w:rFonts w:ascii="Aptos" w:hAnsi="Aptos"/>
              </w:rPr>
              <w:t xml:space="preserve"> this is how he also makes a living and therefore will bill the co-owners/owners for the work that he does with their bulls.</w:t>
            </w:r>
          </w:p>
          <w:p w14:paraId="34A2DBDF" w14:textId="77777777" w:rsidR="00740F12" w:rsidRPr="00EC54A7" w:rsidRDefault="00740F12">
            <w:pPr>
              <w:pBdr>
                <w:top w:val="nil"/>
                <w:left w:val="nil"/>
                <w:bottom w:val="nil"/>
                <w:right w:val="nil"/>
                <w:between w:val="nil"/>
              </w:pBdr>
              <w:spacing w:before="0" w:after="0" w:line="240" w:lineRule="auto"/>
              <w:rPr>
                <w:rFonts w:ascii="Aptos" w:hAnsi="Aptos"/>
              </w:rPr>
            </w:pPr>
          </w:p>
          <w:p w14:paraId="4C6D91B4" w14:textId="787B3EF5" w:rsidR="00740F12" w:rsidRPr="00EC54A7" w:rsidRDefault="00740F12" w:rsidP="14B9CA50">
            <w:pPr>
              <w:pBdr>
                <w:top w:val="nil"/>
                <w:left w:val="nil"/>
                <w:bottom w:val="nil"/>
                <w:right w:val="nil"/>
                <w:between w:val="nil"/>
              </w:pBdr>
              <w:spacing w:before="0" w:after="0" w:line="240" w:lineRule="auto"/>
              <w:rPr>
                <w:rFonts w:ascii="Aptos" w:hAnsi="Aptos"/>
              </w:rPr>
            </w:pPr>
            <w:r w:rsidRPr="00EC54A7">
              <w:rPr>
                <w:rFonts w:ascii="Aptos" w:hAnsi="Aptos"/>
              </w:rPr>
              <w:t>Just</w:t>
            </w:r>
            <w:r w:rsidR="732E65EA" w:rsidRPr="00EC54A7">
              <w:rPr>
                <w:rFonts w:ascii="Aptos" w:hAnsi="Aptos"/>
              </w:rPr>
              <w:t>in</w:t>
            </w:r>
            <w:r w:rsidRPr="00EC54A7">
              <w:rPr>
                <w:rFonts w:ascii="Aptos" w:hAnsi="Aptos"/>
              </w:rPr>
              <w:t xml:space="preserve"> runs and trains over </w:t>
            </w:r>
            <w:r w:rsidRPr="00EC54A7">
              <w:rPr>
                <w:rFonts w:ascii="Aptos" w:hAnsi="Aptos"/>
                <w:highlight w:val="yellow"/>
              </w:rPr>
              <w:t>900 head of cattle</w:t>
            </w:r>
            <w:r w:rsidR="7B9ED798" w:rsidRPr="00EC54A7">
              <w:rPr>
                <w:rFonts w:ascii="Aptos" w:hAnsi="Aptos"/>
                <w:highlight w:val="yellow"/>
              </w:rPr>
              <w:t xml:space="preserve"> at any given time</w:t>
            </w:r>
            <w:r w:rsidRPr="00EC54A7">
              <w:rPr>
                <w:rFonts w:ascii="Aptos" w:hAnsi="Aptos"/>
                <w:highlight w:val="yellow"/>
              </w:rPr>
              <w:t xml:space="preserve"> on his ranch</w:t>
            </w:r>
            <w:r w:rsidR="64E219ED" w:rsidRPr="00EC54A7">
              <w:rPr>
                <w:rFonts w:ascii="Aptos" w:hAnsi="Aptos"/>
              </w:rPr>
              <w:t>, his office is in the field</w:t>
            </w:r>
            <w:r w:rsidRPr="00EC54A7">
              <w:rPr>
                <w:rFonts w:ascii="Aptos" w:hAnsi="Aptos"/>
              </w:rPr>
              <w:t xml:space="preserve">.  This keeps him quite busy so he doesn’t have time to really use technology or learn it.  He can do a simple invoice, email exchange but is </w:t>
            </w:r>
            <w:r w:rsidRPr="00EC54A7">
              <w:rPr>
                <w:rFonts w:ascii="Aptos" w:hAnsi="Aptos"/>
                <w:highlight w:val="yellow"/>
              </w:rPr>
              <w:t>very busy and prefers straight forward user interfaces.</w:t>
            </w:r>
          </w:p>
          <w:p w14:paraId="65FE01AF" w14:textId="0FB62C71" w:rsidR="14B9CA50" w:rsidRPr="00EC54A7" w:rsidRDefault="14B9CA50" w:rsidP="14B9CA50">
            <w:pPr>
              <w:pBdr>
                <w:top w:val="nil"/>
                <w:left w:val="nil"/>
                <w:bottom w:val="nil"/>
                <w:right w:val="nil"/>
                <w:between w:val="nil"/>
              </w:pBdr>
              <w:spacing w:before="0" w:after="0" w:line="240" w:lineRule="auto"/>
              <w:rPr>
                <w:rFonts w:ascii="Aptos" w:hAnsi="Aptos"/>
              </w:rPr>
            </w:pPr>
          </w:p>
          <w:p w14:paraId="258DEF9D" w14:textId="1B8104DA" w:rsidR="145A5C4C" w:rsidRPr="00EC54A7" w:rsidRDefault="145A5C4C" w:rsidP="14B9CA50">
            <w:pPr>
              <w:pBdr>
                <w:top w:val="nil"/>
                <w:left w:val="nil"/>
                <w:bottom w:val="nil"/>
                <w:right w:val="nil"/>
                <w:between w:val="nil"/>
              </w:pBdr>
              <w:spacing w:before="0" w:after="0" w:line="240" w:lineRule="auto"/>
              <w:rPr>
                <w:rFonts w:ascii="Aptos" w:hAnsi="Aptos"/>
              </w:rPr>
            </w:pPr>
            <w:r w:rsidRPr="00EC54A7">
              <w:rPr>
                <w:rFonts w:ascii="Aptos" w:hAnsi="Aptos"/>
              </w:rPr>
              <w:t>A big part of his income comes from having sales of the bulls he has trained and taken to competition as well as the heifers that birth them.  Justin will put on over 25 sales a year.</w:t>
            </w:r>
          </w:p>
          <w:p w14:paraId="15788AFF" w14:textId="77777777" w:rsidR="00740F12" w:rsidRPr="00EC54A7" w:rsidRDefault="00740F12">
            <w:pPr>
              <w:pBdr>
                <w:top w:val="nil"/>
                <w:left w:val="nil"/>
                <w:bottom w:val="nil"/>
                <w:right w:val="nil"/>
                <w:between w:val="nil"/>
              </w:pBdr>
              <w:spacing w:before="0" w:after="0" w:line="240" w:lineRule="auto"/>
              <w:rPr>
                <w:rFonts w:ascii="Aptos" w:hAnsi="Aptos"/>
              </w:rPr>
            </w:pPr>
          </w:p>
          <w:p w14:paraId="76102D57" w14:textId="77777777" w:rsidR="00C86734" w:rsidRPr="00EC54A7" w:rsidRDefault="00C86734">
            <w:pPr>
              <w:pBdr>
                <w:top w:val="nil"/>
                <w:left w:val="nil"/>
                <w:bottom w:val="nil"/>
                <w:right w:val="nil"/>
                <w:between w:val="nil"/>
              </w:pBdr>
              <w:spacing w:after="0" w:line="240" w:lineRule="auto"/>
              <w:rPr>
                <w:rFonts w:ascii="Aptos" w:hAnsi="Aptos"/>
              </w:rPr>
            </w:pPr>
          </w:p>
          <w:p w14:paraId="65A856AB" w14:textId="77777777" w:rsidR="00C86734" w:rsidRPr="00EC54A7" w:rsidRDefault="00C86734">
            <w:pPr>
              <w:pBdr>
                <w:top w:val="nil"/>
                <w:left w:val="nil"/>
                <w:bottom w:val="nil"/>
                <w:right w:val="nil"/>
                <w:between w:val="nil"/>
              </w:pBdr>
              <w:spacing w:after="0" w:line="240" w:lineRule="auto"/>
              <w:rPr>
                <w:rFonts w:ascii="Aptos" w:hAnsi="Aptos"/>
              </w:rPr>
            </w:pPr>
          </w:p>
        </w:tc>
      </w:tr>
    </w:tbl>
    <w:p w14:paraId="72E1D1FB" w14:textId="77777777" w:rsidR="00C86734" w:rsidRPr="00EC54A7" w:rsidRDefault="00BD0088">
      <w:pPr>
        <w:pStyle w:val="Heading2"/>
        <w:pBdr>
          <w:top w:val="nil"/>
          <w:left w:val="nil"/>
          <w:bottom w:val="nil"/>
          <w:right w:val="nil"/>
          <w:between w:val="nil"/>
        </w:pBdr>
        <w:spacing w:before="360" w:after="80"/>
        <w:rPr>
          <w:rFonts w:ascii="Aptos" w:hAnsi="Aptos"/>
        </w:rPr>
      </w:pPr>
      <w:bookmarkStart w:id="6" w:name="_lehl5lg10zdf" w:colFirst="0" w:colLast="0"/>
      <w:bookmarkEnd w:id="6"/>
      <w:r w:rsidRPr="00EC54A7">
        <w:rPr>
          <w:rFonts w:ascii="Aptos" w:hAnsi="Aptos"/>
          <w:sz w:val="34"/>
          <w:szCs w:val="34"/>
        </w:rPr>
        <w:t>Goals</w:t>
      </w:r>
    </w:p>
    <w:tbl>
      <w:tblPr>
        <w:tblStyle w:val="a2"/>
        <w:tblW w:w="9165" w:type="dxa"/>
        <w:tblBorders>
          <w:top w:val="nil"/>
          <w:left w:val="nil"/>
          <w:bottom w:val="nil"/>
          <w:right w:val="nil"/>
          <w:insideH w:val="nil"/>
          <w:insideV w:val="nil"/>
        </w:tblBorders>
        <w:tblLayout w:type="fixed"/>
        <w:tblLook w:val="0600" w:firstRow="0" w:lastRow="0" w:firstColumn="0" w:lastColumn="0" w:noHBand="1" w:noVBand="1"/>
      </w:tblPr>
      <w:tblGrid>
        <w:gridCol w:w="9165"/>
      </w:tblGrid>
      <w:tr w:rsidR="00C86734" w:rsidRPr="00EC54A7" w14:paraId="06A2F23D" w14:textId="77777777" w:rsidTr="14B9CA50">
        <w:tc>
          <w:tcPr>
            <w:tcW w:w="91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418AAF" w14:textId="01EA496A" w:rsidR="00C86734" w:rsidRPr="00EC54A7" w:rsidRDefault="00740F12">
            <w:pPr>
              <w:pBdr>
                <w:top w:val="nil"/>
                <w:left w:val="nil"/>
                <w:bottom w:val="nil"/>
                <w:right w:val="nil"/>
                <w:between w:val="nil"/>
              </w:pBdr>
              <w:spacing w:before="0" w:after="0" w:line="240" w:lineRule="auto"/>
              <w:rPr>
                <w:rFonts w:ascii="Aptos" w:hAnsi="Aptos"/>
              </w:rPr>
            </w:pPr>
            <w:r w:rsidRPr="00EC54A7">
              <w:rPr>
                <w:rFonts w:ascii="Aptos" w:hAnsi="Aptos"/>
              </w:rPr>
              <w:t>Focused on training and turning out the best bucking bulls.</w:t>
            </w:r>
          </w:p>
          <w:p w14:paraId="24B2EE64" w14:textId="53A65F37" w:rsidR="00740F12" w:rsidRPr="00EC54A7" w:rsidRDefault="00740F12">
            <w:pPr>
              <w:pBdr>
                <w:top w:val="nil"/>
                <w:left w:val="nil"/>
                <w:bottom w:val="nil"/>
                <w:right w:val="nil"/>
                <w:between w:val="nil"/>
              </w:pBdr>
              <w:spacing w:before="0" w:after="0" w:line="240" w:lineRule="auto"/>
              <w:rPr>
                <w:rFonts w:ascii="Aptos" w:hAnsi="Aptos"/>
              </w:rPr>
            </w:pPr>
            <w:r w:rsidRPr="00EC54A7">
              <w:rPr>
                <w:rFonts w:ascii="Aptos" w:hAnsi="Aptos"/>
              </w:rPr>
              <w:t>He would spend his time with technology:</w:t>
            </w:r>
          </w:p>
          <w:p w14:paraId="11935C02" w14:textId="3DD8EB01" w:rsidR="00740F12" w:rsidRPr="00EC54A7" w:rsidRDefault="00740F12" w:rsidP="00740F12">
            <w:pPr>
              <w:pStyle w:val="ListParagraph"/>
              <w:numPr>
                <w:ilvl w:val="0"/>
                <w:numId w:val="2"/>
              </w:numPr>
              <w:pBdr>
                <w:top w:val="nil"/>
                <w:left w:val="nil"/>
                <w:bottom w:val="nil"/>
                <w:right w:val="nil"/>
                <w:between w:val="nil"/>
              </w:pBdr>
              <w:spacing w:before="0" w:after="0" w:line="240" w:lineRule="auto"/>
              <w:rPr>
                <w:rFonts w:ascii="Aptos" w:hAnsi="Aptos"/>
              </w:rPr>
            </w:pPr>
            <w:r w:rsidRPr="00EC54A7">
              <w:rPr>
                <w:rFonts w:ascii="Aptos" w:hAnsi="Aptos"/>
              </w:rPr>
              <w:t>Sending invoices</w:t>
            </w:r>
          </w:p>
          <w:p w14:paraId="636CC44A" w14:textId="17521061" w:rsidR="00740F12" w:rsidRPr="00EC54A7" w:rsidRDefault="00740F12" w:rsidP="00740F12">
            <w:pPr>
              <w:pStyle w:val="ListParagraph"/>
              <w:numPr>
                <w:ilvl w:val="0"/>
                <w:numId w:val="2"/>
              </w:numPr>
              <w:pBdr>
                <w:top w:val="nil"/>
                <w:left w:val="nil"/>
                <w:bottom w:val="nil"/>
                <w:right w:val="nil"/>
                <w:between w:val="nil"/>
              </w:pBdr>
              <w:spacing w:before="0" w:after="0" w:line="240" w:lineRule="auto"/>
              <w:rPr>
                <w:rFonts w:ascii="Aptos" w:hAnsi="Aptos"/>
              </w:rPr>
            </w:pPr>
            <w:r w:rsidRPr="00EC54A7">
              <w:rPr>
                <w:rFonts w:ascii="Aptos" w:hAnsi="Aptos"/>
              </w:rPr>
              <w:t>Logging owners and percentages</w:t>
            </w:r>
          </w:p>
          <w:p w14:paraId="55502D59" w14:textId="23AB6BF0" w:rsidR="00740F12" w:rsidRPr="00EC54A7" w:rsidRDefault="00740F12" w:rsidP="00740F12">
            <w:pPr>
              <w:pStyle w:val="ListParagraph"/>
              <w:numPr>
                <w:ilvl w:val="0"/>
                <w:numId w:val="2"/>
              </w:numPr>
              <w:pBdr>
                <w:top w:val="nil"/>
                <w:left w:val="nil"/>
                <w:bottom w:val="nil"/>
                <w:right w:val="nil"/>
                <w:between w:val="nil"/>
              </w:pBdr>
              <w:spacing w:before="0" w:after="0" w:line="240" w:lineRule="auto"/>
              <w:rPr>
                <w:rFonts w:ascii="Aptos" w:hAnsi="Aptos"/>
              </w:rPr>
            </w:pPr>
            <w:r w:rsidRPr="00EC54A7">
              <w:rPr>
                <w:rFonts w:ascii="Aptos" w:hAnsi="Aptos"/>
                <w:highlight w:val="yellow"/>
              </w:rPr>
              <w:t>Crediting owners with winnings</w:t>
            </w:r>
            <w:r w:rsidRPr="00EC54A7">
              <w:rPr>
                <w:rFonts w:ascii="Aptos" w:hAnsi="Aptos"/>
              </w:rPr>
              <w:t xml:space="preserve"> minus haul fees from competitions</w:t>
            </w:r>
          </w:p>
          <w:p w14:paraId="1AA8C4CB" w14:textId="06EAAC33" w:rsidR="00740F12" w:rsidRPr="00EC54A7" w:rsidRDefault="00740F12" w:rsidP="14B9CA50">
            <w:pPr>
              <w:pStyle w:val="ListParagraph"/>
              <w:numPr>
                <w:ilvl w:val="0"/>
                <w:numId w:val="2"/>
              </w:numPr>
              <w:pBdr>
                <w:top w:val="nil"/>
                <w:left w:val="nil"/>
                <w:bottom w:val="nil"/>
                <w:right w:val="nil"/>
                <w:between w:val="nil"/>
              </w:pBdr>
              <w:spacing w:before="0" w:after="0" w:line="240" w:lineRule="auto"/>
              <w:rPr>
                <w:rFonts w:ascii="Aptos" w:hAnsi="Aptos"/>
                <w:highlight w:val="yellow"/>
              </w:rPr>
            </w:pPr>
            <w:r w:rsidRPr="00EC54A7">
              <w:rPr>
                <w:rFonts w:ascii="Aptos" w:hAnsi="Aptos"/>
                <w:highlight w:val="yellow"/>
              </w:rPr>
              <w:t>Creating catalogs for bulls</w:t>
            </w:r>
            <w:r w:rsidR="5C770085" w:rsidRPr="00EC54A7">
              <w:rPr>
                <w:rFonts w:ascii="Aptos" w:hAnsi="Aptos"/>
                <w:highlight w:val="yellow"/>
              </w:rPr>
              <w:t xml:space="preserve"> and heifers</w:t>
            </w:r>
            <w:r w:rsidRPr="00EC54A7">
              <w:rPr>
                <w:rFonts w:ascii="Aptos" w:hAnsi="Aptos"/>
                <w:highlight w:val="yellow"/>
              </w:rPr>
              <w:t xml:space="preserve"> that are up for sale</w:t>
            </w:r>
          </w:p>
          <w:p w14:paraId="59724931" w14:textId="77777777" w:rsidR="00C86734" w:rsidRPr="00EC54A7" w:rsidRDefault="00C86734">
            <w:pPr>
              <w:pBdr>
                <w:top w:val="nil"/>
                <w:left w:val="nil"/>
                <w:bottom w:val="nil"/>
                <w:right w:val="nil"/>
                <w:between w:val="nil"/>
              </w:pBdr>
              <w:spacing w:before="0" w:after="0" w:line="240" w:lineRule="auto"/>
              <w:rPr>
                <w:rFonts w:ascii="Aptos" w:hAnsi="Aptos"/>
              </w:rPr>
            </w:pPr>
          </w:p>
          <w:p w14:paraId="106ED30A" w14:textId="77777777" w:rsidR="00C86734" w:rsidRPr="00EC54A7" w:rsidRDefault="00C86734">
            <w:pPr>
              <w:pBdr>
                <w:top w:val="nil"/>
                <w:left w:val="nil"/>
                <w:bottom w:val="nil"/>
                <w:right w:val="nil"/>
                <w:between w:val="nil"/>
              </w:pBdr>
              <w:spacing w:after="0" w:line="240" w:lineRule="auto"/>
              <w:rPr>
                <w:rFonts w:ascii="Aptos" w:hAnsi="Aptos"/>
              </w:rPr>
            </w:pPr>
          </w:p>
        </w:tc>
      </w:tr>
    </w:tbl>
    <w:p w14:paraId="3433CC34" w14:textId="77777777" w:rsidR="00C86734" w:rsidRPr="00EC54A7" w:rsidRDefault="00BD0088">
      <w:pPr>
        <w:pStyle w:val="Heading2"/>
        <w:pBdr>
          <w:top w:val="nil"/>
          <w:left w:val="nil"/>
          <w:bottom w:val="nil"/>
          <w:right w:val="nil"/>
          <w:between w:val="nil"/>
        </w:pBdr>
        <w:spacing w:before="360" w:after="80"/>
        <w:rPr>
          <w:rFonts w:ascii="Aptos" w:hAnsi="Aptos"/>
        </w:rPr>
      </w:pPr>
      <w:bookmarkStart w:id="7" w:name="_c0k5yeqxzitf" w:colFirst="0" w:colLast="0"/>
      <w:bookmarkEnd w:id="7"/>
      <w:r w:rsidRPr="00EC54A7">
        <w:rPr>
          <w:rFonts w:ascii="Aptos" w:hAnsi="Aptos"/>
          <w:sz w:val="34"/>
          <w:szCs w:val="34"/>
        </w:rPr>
        <w:t>Motivations</w:t>
      </w:r>
    </w:p>
    <w:tbl>
      <w:tblPr>
        <w:tblStyle w:val="a3"/>
        <w:tblW w:w="9165" w:type="dxa"/>
        <w:tblBorders>
          <w:top w:val="nil"/>
          <w:left w:val="nil"/>
          <w:bottom w:val="nil"/>
          <w:right w:val="nil"/>
          <w:insideH w:val="nil"/>
          <w:insideV w:val="nil"/>
        </w:tblBorders>
        <w:tblLayout w:type="fixed"/>
        <w:tblLook w:val="0600" w:firstRow="0" w:lastRow="0" w:firstColumn="0" w:lastColumn="0" w:noHBand="1" w:noVBand="1"/>
      </w:tblPr>
      <w:tblGrid>
        <w:gridCol w:w="9165"/>
      </w:tblGrid>
      <w:tr w:rsidR="00C86734" w:rsidRPr="00EC54A7" w14:paraId="05F498E1" w14:textId="77777777" w:rsidTr="14B9CA50">
        <w:tc>
          <w:tcPr>
            <w:tcW w:w="91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2DA9A7" w14:textId="4A16C193" w:rsidR="00C86734" w:rsidRPr="00EC54A7" w:rsidRDefault="00740F12" w:rsidP="14B9CA50">
            <w:pPr>
              <w:pBdr>
                <w:top w:val="nil"/>
                <w:left w:val="nil"/>
                <w:bottom w:val="nil"/>
                <w:right w:val="nil"/>
                <w:between w:val="nil"/>
              </w:pBdr>
              <w:spacing w:before="0" w:after="0" w:line="240" w:lineRule="auto"/>
              <w:rPr>
                <w:rFonts w:ascii="Aptos" w:hAnsi="Aptos"/>
              </w:rPr>
            </w:pPr>
            <w:bookmarkStart w:id="8" w:name="_1tm1g0j61wef"/>
            <w:bookmarkEnd w:id="8"/>
            <w:r w:rsidRPr="00EC54A7">
              <w:rPr>
                <w:rFonts w:ascii="Aptos" w:hAnsi="Aptos"/>
              </w:rPr>
              <w:t>His motivations are creating and training competition ready bucking bulls that will win cash prizes</w:t>
            </w:r>
            <w:r w:rsidR="09E0A262" w:rsidRPr="00EC54A7">
              <w:rPr>
                <w:rFonts w:ascii="Aptos" w:hAnsi="Aptos"/>
              </w:rPr>
              <w:t xml:space="preserve"> and sale for big money.</w:t>
            </w:r>
          </w:p>
          <w:p w14:paraId="78B4F974" w14:textId="77777777" w:rsidR="00D2235E" w:rsidRPr="00EC54A7" w:rsidRDefault="00D2235E">
            <w:pPr>
              <w:pBdr>
                <w:top w:val="nil"/>
                <w:left w:val="nil"/>
                <w:bottom w:val="nil"/>
                <w:right w:val="nil"/>
                <w:between w:val="nil"/>
              </w:pBdr>
              <w:spacing w:before="0" w:after="0" w:line="240" w:lineRule="auto"/>
              <w:rPr>
                <w:rFonts w:ascii="Aptos" w:hAnsi="Aptos"/>
              </w:rPr>
            </w:pPr>
          </w:p>
          <w:p w14:paraId="40FCA09E" w14:textId="09951C92" w:rsidR="00740F12" w:rsidRPr="00EC54A7" w:rsidRDefault="00740F12">
            <w:pPr>
              <w:pBdr>
                <w:top w:val="nil"/>
                <w:left w:val="nil"/>
                <w:bottom w:val="nil"/>
                <w:right w:val="nil"/>
                <w:between w:val="nil"/>
              </w:pBdr>
              <w:spacing w:before="0" w:after="0" w:line="240" w:lineRule="auto"/>
              <w:rPr>
                <w:rFonts w:ascii="Aptos" w:hAnsi="Aptos"/>
              </w:rPr>
            </w:pPr>
            <w:r w:rsidRPr="00EC54A7">
              <w:rPr>
                <w:rFonts w:ascii="Aptos" w:hAnsi="Aptos"/>
              </w:rPr>
              <w:t xml:space="preserve">He needs something to track hundreds of heads of cattle, their winnings, </w:t>
            </w:r>
            <w:r w:rsidR="00D2235E" w:rsidRPr="00EC54A7">
              <w:rPr>
                <w:rFonts w:ascii="Aptos" w:hAnsi="Aptos"/>
              </w:rPr>
              <w:t xml:space="preserve">and owners so that </w:t>
            </w:r>
            <w:r w:rsidR="00D2235E" w:rsidRPr="00EC54A7">
              <w:rPr>
                <w:rFonts w:ascii="Aptos" w:hAnsi="Aptos"/>
              </w:rPr>
              <w:lastRenderedPageBreak/>
              <w:t>he can proper charge for his work that he does with the bulls.</w:t>
            </w:r>
          </w:p>
          <w:p w14:paraId="02248139" w14:textId="77777777" w:rsidR="00D2235E" w:rsidRPr="00EC54A7" w:rsidRDefault="00D2235E">
            <w:pPr>
              <w:pBdr>
                <w:top w:val="nil"/>
                <w:left w:val="nil"/>
                <w:bottom w:val="nil"/>
                <w:right w:val="nil"/>
                <w:between w:val="nil"/>
              </w:pBdr>
              <w:spacing w:before="0" w:after="0" w:line="240" w:lineRule="auto"/>
              <w:rPr>
                <w:rFonts w:ascii="Aptos" w:hAnsi="Aptos"/>
              </w:rPr>
            </w:pPr>
          </w:p>
          <w:p w14:paraId="19BA8A5E" w14:textId="1D78D335" w:rsidR="00D2235E" w:rsidRPr="00EC54A7" w:rsidRDefault="1D6931C4" w:rsidP="14B9CA50">
            <w:pPr>
              <w:pBdr>
                <w:top w:val="nil"/>
                <w:left w:val="nil"/>
                <w:bottom w:val="nil"/>
                <w:right w:val="nil"/>
                <w:between w:val="nil"/>
              </w:pBdr>
              <w:spacing w:before="0" w:after="0" w:line="240" w:lineRule="auto"/>
              <w:rPr>
                <w:rFonts w:ascii="Aptos" w:hAnsi="Aptos"/>
              </w:rPr>
            </w:pPr>
            <w:r w:rsidRPr="00EC54A7">
              <w:rPr>
                <w:rFonts w:ascii="Aptos" w:hAnsi="Aptos"/>
              </w:rPr>
              <w:t>His needs are to have a very user friendly application to</w:t>
            </w:r>
            <w:r w:rsidR="4294D1BF" w:rsidRPr="00EC54A7">
              <w:rPr>
                <w:rFonts w:ascii="Aptos" w:hAnsi="Aptos"/>
              </w:rPr>
              <w:t xml:space="preserve"> inventory animals, assign media,</w:t>
            </w:r>
            <w:r w:rsidRPr="00EC54A7">
              <w:rPr>
                <w:rFonts w:ascii="Aptos" w:hAnsi="Aptos"/>
              </w:rPr>
              <w:t xml:space="preserve"> track fees</w:t>
            </w:r>
            <w:r w:rsidR="69F824BE" w:rsidRPr="00EC54A7">
              <w:rPr>
                <w:rFonts w:ascii="Aptos" w:hAnsi="Aptos"/>
              </w:rPr>
              <w:t xml:space="preserve"> and winnings</w:t>
            </w:r>
            <w:r w:rsidRPr="00EC54A7">
              <w:rPr>
                <w:rFonts w:ascii="Aptos" w:hAnsi="Aptos"/>
              </w:rPr>
              <w:t xml:space="preserve"> and invoice owners.</w:t>
            </w:r>
          </w:p>
          <w:p w14:paraId="34DAEAE2" w14:textId="77777777" w:rsidR="00C86734" w:rsidRPr="00EC54A7" w:rsidRDefault="009D73D4">
            <w:pPr>
              <w:pBdr>
                <w:top w:val="nil"/>
                <w:left w:val="nil"/>
                <w:bottom w:val="nil"/>
                <w:right w:val="nil"/>
                <w:between w:val="nil"/>
              </w:pBdr>
              <w:spacing w:after="0" w:line="240" w:lineRule="auto"/>
              <w:rPr>
                <w:rFonts w:ascii="Aptos" w:hAnsi="Aptos"/>
              </w:rPr>
            </w:pPr>
            <w:r w:rsidRPr="00EC54A7">
              <w:rPr>
                <w:rFonts w:ascii="Aptos" w:hAnsi="Aptos"/>
              </w:rPr>
              <w:t>Ecomonic Impact:</w:t>
            </w:r>
          </w:p>
          <w:p w14:paraId="063F86E2" w14:textId="5BFEBC76" w:rsidR="0037127D" w:rsidRPr="00EC54A7" w:rsidRDefault="22E255F0" w:rsidP="14B9CA50">
            <w:pPr>
              <w:pBdr>
                <w:top w:val="nil"/>
                <w:left w:val="nil"/>
                <w:bottom w:val="nil"/>
                <w:right w:val="nil"/>
                <w:between w:val="nil"/>
              </w:pBdr>
              <w:spacing w:after="0" w:line="240" w:lineRule="auto"/>
              <w:rPr>
                <w:rFonts w:ascii="Aptos" w:hAnsi="Aptos"/>
              </w:rPr>
            </w:pPr>
            <w:r w:rsidRPr="00EC54A7">
              <w:rPr>
                <w:rFonts w:ascii="Aptos" w:hAnsi="Aptos"/>
              </w:rPr>
              <w:t>Mont</w:t>
            </w:r>
            <w:r w:rsidR="76E5F46A" w:rsidRPr="00EC54A7">
              <w:rPr>
                <w:rFonts w:ascii="Aptos" w:hAnsi="Aptos"/>
              </w:rPr>
              <w:t>hly Justin will invoice 15+ owners</w:t>
            </w:r>
          </w:p>
          <w:p w14:paraId="2ED4863F" w14:textId="19A25485" w:rsidR="0037127D" w:rsidRPr="00EC54A7" w:rsidRDefault="27C12547" w:rsidP="14B9CA50">
            <w:pPr>
              <w:pBdr>
                <w:top w:val="nil"/>
                <w:left w:val="nil"/>
                <w:bottom w:val="nil"/>
                <w:right w:val="nil"/>
                <w:between w:val="nil"/>
              </w:pBdr>
              <w:spacing w:after="0" w:line="240" w:lineRule="auto"/>
              <w:rPr>
                <w:rFonts w:ascii="Aptos" w:hAnsi="Aptos"/>
              </w:rPr>
            </w:pPr>
            <w:r w:rsidRPr="00EC54A7">
              <w:rPr>
                <w:rFonts w:ascii="Aptos" w:hAnsi="Aptos"/>
              </w:rPr>
              <w:t>Justin loses 2 hours a day texting and emailing info on bulls to various owners</w:t>
            </w:r>
          </w:p>
          <w:p w14:paraId="72D85CEF" w14:textId="2F7E0EAF" w:rsidR="27C12547" w:rsidRPr="00EC54A7" w:rsidRDefault="27C12547" w:rsidP="14B9CA50">
            <w:pPr>
              <w:pBdr>
                <w:top w:val="nil"/>
                <w:left w:val="nil"/>
                <w:bottom w:val="nil"/>
                <w:right w:val="nil"/>
                <w:between w:val="nil"/>
              </w:pBdr>
              <w:spacing w:after="0" w:line="240" w:lineRule="auto"/>
              <w:rPr>
                <w:rFonts w:ascii="Aptos" w:hAnsi="Aptos"/>
              </w:rPr>
            </w:pPr>
            <w:r w:rsidRPr="00EC54A7">
              <w:rPr>
                <w:rFonts w:ascii="Aptos" w:hAnsi="Aptos"/>
              </w:rPr>
              <w:t xml:space="preserve">Justin </w:t>
            </w:r>
            <w:r w:rsidRPr="00EC54A7">
              <w:rPr>
                <w:rFonts w:ascii="Aptos" w:hAnsi="Aptos"/>
                <w:highlight w:val="yellow"/>
              </w:rPr>
              <w:t>spends at least $60K on creation of sales</w:t>
            </w:r>
            <w:r w:rsidRPr="00EC54A7">
              <w:rPr>
                <w:rFonts w:ascii="Aptos" w:hAnsi="Aptos"/>
              </w:rPr>
              <w:t xml:space="preserve"> material a year.</w:t>
            </w:r>
          </w:p>
          <w:p w14:paraId="58D8885F" w14:textId="48D3226E" w:rsidR="0037127D" w:rsidRPr="00EC54A7" w:rsidRDefault="0037127D">
            <w:pPr>
              <w:pBdr>
                <w:top w:val="nil"/>
                <w:left w:val="nil"/>
                <w:bottom w:val="nil"/>
                <w:right w:val="nil"/>
                <w:between w:val="nil"/>
              </w:pBdr>
              <w:spacing w:after="0" w:line="240" w:lineRule="auto"/>
              <w:rPr>
                <w:rFonts w:ascii="Aptos" w:hAnsi="Aptos"/>
              </w:rPr>
            </w:pPr>
          </w:p>
        </w:tc>
      </w:tr>
      <w:tr w:rsidR="009D73D4" w:rsidRPr="00EC54A7" w14:paraId="76828A9B" w14:textId="77777777" w:rsidTr="14B9CA50">
        <w:tc>
          <w:tcPr>
            <w:tcW w:w="91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3FF429" w14:textId="36B3B3B1" w:rsidR="009D73D4" w:rsidRPr="00EC54A7" w:rsidRDefault="22E255F0" w:rsidP="14B9CA50">
            <w:pPr>
              <w:pBdr>
                <w:top w:val="nil"/>
                <w:left w:val="nil"/>
                <w:bottom w:val="nil"/>
                <w:right w:val="nil"/>
                <w:between w:val="nil"/>
              </w:pBdr>
              <w:spacing w:before="0" w:after="0" w:line="240" w:lineRule="auto"/>
              <w:rPr>
                <w:rFonts w:ascii="Aptos" w:hAnsi="Aptos"/>
              </w:rPr>
            </w:pPr>
            <w:r w:rsidRPr="00EC54A7">
              <w:rPr>
                <w:rFonts w:ascii="Aptos" w:hAnsi="Aptos"/>
              </w:rPr>
              <w:lastRenderedPageBreak/>
              <w:t xml:space="preserve">Buying Trigger: </w:t>
            </w:r>
            <w:r w:rsidR="70C46F71" w:rsidRPr="00EC54A7">
              <w:rPr>
                <w:rFonts w:ascii="Aptos" w:hAnsi="Aptos"/>
              </w:rPr>
              <w:t>Easy all in one place that his owners could view at a glance.</w:t>
            </w:r>
          </w:p>
          <w:p w14:paraId="497DB481" w14:textId="77777777" w:rsidR="009D73D4" w:rsidRPr="00EC54A7" w:rsidRDefault="009D73D4">
            <w:pPr>
              <w:pBdr>
                <w:top w:val="nil"/>
                <w:left w:val="nil"/>
                <w:bottom w:val="nil"/>
                <w:right w:val="nil"/>
                <w:between w:val="nil"/>
              </w:pBdr>
              <w:spacing w:before="0" w:after="0" w:line="240" w:lineRule="auto"/>
              <w:rPr>
                <w:rFonts w:ascii="Aptos" w:hAnsi="Aptos"/>
              </w:rPr>
            </w:pPr>
          </w:p>
        </w:tc>
      </w:tr>
    </w:tbl>
    <w:p w14:paraId="7B29EF9B" w14:textId="5153300A" w:rsidR="00C86734" w:rsidRPr="00EC54A7" w:rsidRDefault="00605F46">
      <w:pPr>
        <w:pBdr>
          <w:top w:val="nil"/>
          <w:left w:val="nil"/>
          <w:bottom w:val="nil"/>
          <w:right w:val="nil"/>
          <w:between w:val="nil"/>
        </w:pBdr>
        <w:rPr>
          <w:rFonts w:ascii="Aptos" w:hAnsi="Aptos"/>
        </w:rPr>
      </w:pPr>
      <w:r w:rsidRPr="00EC54A7">
        <w:rPr>
          <w:rFonts w:ascii="Aptos" w:hAnsi="Aptos"/>
          <w:noProof/>
        </w:rPr>
        <w:drawing>
          <wp:inline distT="0" distB="0" distL="0" distR="0" wp14:anchorId="7F66D562" wp14:editId="40878426">
            <wp:extent cx="5943600" cy="2290445"/>
            <wp:effectExtent l="0" t="0" r="0" b="0"/>
            <wp:docPr id="210728400" name="Picture 1" descr="A group of cows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8400" name="Picture 1" descr="A group of cows in a field&#10;&#10;Description automatically generated"/>
                    <pic:cNvPicPr/>
                  </pic:nvPicPr>
                  <pic:blipFill>
                    <a:blip r:embed="rId8"/>
                    <a:stretch>
                      <a:fillRect/>
                    </a:stretch>
                  </pic:blipFill>
                  <pic:spPr>
                    <a:xfrm>
                      <a:off x="0" y="0"/>
                      <a:ext cx="5943600" cy="2290445"/>
                    </a:xfrm>
                    <a:prstGeom prst="rect">
                      <a:avLst/>
                    </a:prstGeom>
                  </pic:spPr>
                </pic:pic>
              </a:graphicData>
            </a:graphic>
          </wp:inline>
        </w:drawing>
      </w:r>
    </w:p>
    <w:p w14:paraId="3AF74D26" w14:textId="384FBC98" w:rsidR="003D1BE6" w:rsidRPr="00EC54A7" w:rsidRDefault="003D1BE6">
      <w:pPr>
        <w:pBdr>
          <w:top w:val="nil"/>
          <w:left w:val="nil"/>
          <w:bottom w:val="nil"/>
          <w:right w:val="nil"/>
          <w:between w:val="nil"/>
        </w:pBdr>
        <w:rPr>
          <w:rFonts w:ascii="Aptos" w:hAnsi="Aptos"/>
        </w:rPr>
      </w:pPr>
      <w:r w:rsidRPr="00EC54A7">
        <w:rPr>
          <w:rFonts w:ascii="Aptos" w:hAnsi="Aptos"/>
          <w:noProof/>
        </w:rPr>
        <w:lastRenderedPageBreak/>
        <w:drawing>
          <wp:inline distT="0" distB="0" distL="0" distR="0" wp14:anchorId="6602EFAE" wp14:editId="49A2DF01">
            <wp:extent cx="5943600" cy="5943600"/>
            <wp:effectExtent l="0" t="0" r="0" b="0"/>
            <wp:docPr id="1634905605" name="Picture 1" descr="A bull jumping in a ro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5605" name="Picture 1" descr="A bull jumping in a rodeo&#10;&#10;Description automatically generated"/>
                    <pic:cNvPicPr/>
                  </pic:nvPicPr>
                  <pic:blipFill>
                    <a:blip r:embed="rId9"/>
                    <a:stretch>
                      <a:fillRect/>
                    </a:stretch>
                  </pic:blipFill>
                  <pic:spPr>
                    <a:xfrm>
                      <a:off x="0" y="0"/>
                      <a:ext cx="5943600" cy="5943600"/>
                    </a:xfrm>
                    <a:prstGeom prst="rect">
                      <a:avLst/>
                    </a:prstGeom>
                  </pic:spPr>
                </pic:pic>
              </a:graphicData>
            </a:graphic>
          </wp:inline>
        </w:drawing>
      </w:r>
    </w:p>
    <w:sectPr w:rsidR="003D1BE6" w:rsidRPr="00EC54A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09631" w14:textId="77777777" w:rsidR="001C2FFC" w:rsidRDefault="001C2FFC">
      <w:pPr>
        <w:spacing w:before="0" w:after="0" w:line="240" w:lineRule="auto"/>
      </w:pPr>
      <w:r>
        <w:separator/>
      </w:r>
    </w:p>
  </w:endnote>
  <w:endnote w:type="continuationSeparator" w:id="0">
    <w:p w14:paraId="633E79EA" w14:textId="77777777" w:rsidR="001C2FFC" w:rsidRDefault="001C2F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oxima Nova">
    <w:altName w:val="Tahoma"/>
    <w:panose1 w:val="020B0604020202020204"/>
    <w:charset w:val="00"/>
    <w:family w:val="auto"/>
    <w:pitch w:val="default"/>
  </w:font>
  <w:font w:name="Trebuchet MS">
    <w:panose1 w:val="020B0603020202020204"/>
    <w:charset w:val="00"/>
    <w:family w:val="swiss"/>
    <w:pitch w:val="variable"/>
    <w:sig w:usb0="000006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1BD" w14:textId="77777777" w:rsidR="00EC54A7" w:rsidRDefault="00EC5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E43D" w14:textId="77777777" w:rsidR="00C86734" w:rsidRDefault="00BD0088">
    <w:pPr>
      <w:pBdr>
        <w:top w:val="nil"/>
        <w:left w:val="nil"/>
        <w:bottom w:val="nil"/>
        <w:right w:val="nil"/>
        <w:between w:val="nil"/>
      </w:pBdr>
      <w:spacing w:after="720"/>
    </w:pPr>
    <w:r>
      <w:fldChar w:fldCharType="begin"/>
    </w:r>
    <w:r>
      <w:instrText>PAGE</w:instrText>
    </w:r>
    <w:r>
      <w:fldChar w:fldCharType="separate"/>
    </w:r>
    <w:r w:rsidR="00CF3A51">
      <w:rPr>
        <w:noProof/>
      </w:rPr>
      <w:t>1</w:t>
    </w:r>
    <w:r>
      <w:fldChar w:fldCharType="end"/>
    </w:r>
    <w:r>
      <w:rPr>
        <w:color w:val="999999"/>
      </w:rPr>
      <w:t xml:space="preserve"> -- Usability Test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25697" w14:textId="77777777" w:rsidR="00EC54A7" w:rsidRDefault="00EC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45F64" w14:textId="77777777" w:rsidR="001C2FFC" w:rsidRDefault="001C2FFC">
      <w:pPr>
        <w:spacing w:before="0" w:after="0" w:line="240" w:lineRule="auto"/>
      </w:pPr>
      <w:r>
        <w:separator/>
      </w:r>
    </w:p>
  </w:footnote>
  <w:footnote w:type="continuationSeparator" w:id="0">
    <w:p w14:paraId="4E38127D" w14:textId="77777777" w:rsidR="001C2FFC" w:rsidRDefault="001C2F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42E3" w14:textId="77777777" w:rsidR="00EC54A7" w:rsidRDefault="00EC54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C551" w14:textId="77777777" w:rsidR="00EC54A7" w:rsidRDefault="00EC54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F66A" w14:textId="77777777" w:rsidR="00EC54A7" w:rsidRDefault="00EC5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01E0"/>
    <w:multiLevelType w:val="multilevel"/>
    <w:tmpl w:val="3BB87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C7D7D44"/>
    <w:multiLevelType w:val="hybridMultilevel"/>
    <w:tmpl w:val="C462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951882">
    <w:abstractNumId w:val="0"/>
  </w:num>
  <w:num w:numId="2" w16cid:durableId="1236474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86734"/>
    <w:rsid w:val="0009159C"/>
    <w:rsid w:val="001C2FFC"/>
    <w:rsid w:val="00360779"/>
    <w:rsid w:val="0037127D"/>
    <w:rsid w:val="003D1BE6"/>
    <w:rsid w:val="00605F46"/>
    <w:rsid w:val="00740F12"/>
    <w:rsid w:val="00843B98"/>
    <w:rsid w:val="009D73D4"/>
    <w:rsid w:val="00BA303F"/>
    <w:rsid w:val="00BD0088"/>
    <w:rsid w:val="00C25621"/>
    <w:rsid w:val="00C86734"/>
    <w:rsid w:val="00CF3A51"/>
    <w:rsid w:val="00D2235E"/>
    <w:rsid w:val="00EC54A7"/>
    <w:rsid w:val="00EF0079"/>
    <w:rsid w:val="025FE23D"/>
    <w:rsid w:val="09E0A262"/>
    <w:rsid w:val="0AD00E57"/>
    <w:rsid w:val="0B4FC263"/>
    <w:rsid w:val="12CF5168"/>
    <w:rsid w:val="145A5C4C"/>
    <w:rsid w:val="14B9CA50"/>
    <w:rsid w:val="1A1B3197"/>
    <w:rsid w:val="1AF08429"/>
    <w:rsid w:val="1D6931C4"/>
    <w:rsid w:val="1FBD39DE"/>
    <w:rsid w:val="21343760"/>
    <w:rsid w:val="221130ED"/>
    <w:rsid w:val="22E255F0"/>
    <w:rsid w:val="27C12547"/>
    <w:rsid w:val="2CAA8B11"/>
    <w:rsid w:val="3679205D"/>
    <w:rsid w:val="38D51147"/>
    <w:rsid w:val="3F0D580B"/>
    <w:rsid w:val="4294D1BF"/>
    <w:rsid w:val="447A9ADC"/>
    <w:rsid w:val="45049DA0"/>
    <w:rsid w:val="45063792"/>
    <w:rsid w:val="509E3B1C"/>
    <w:rsid w:val="5918F159"/>
    <w:rsid w:val="5C770085"/>
    <w:rsid w:val="604FDA0A"/>
    <w:rsid w:val="63D6A3A3"/>
    <w:rsid w:val="64E219ED"/>
    <w:rsid w:val="69F824BE"/>
    <w:rsid w:val="70C46F71"/>
    <w:rsid w:val="71DC6987"/>
    <w:rsid w:val="72AE271E"/>
    <w:rsid w:val="732E65EA"/>
    <w:rsid w:val="754D5F41"/>
    <w:rsid w:val="76E5F46A"/>
    <w:rsid w:val="7B9ED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40BD0"/>
  <w15:docId w15:val="{B7144218-6BA6-4329-B188-8BF13E528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US"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line="240" w:lineRule="auto"/>
      <w:outlineLvl w:val="0"/>
    </w:pPr>
    <w:rPr>
      <w:b/>
      <w:sz w:val="48"/>
      <w:szCs w:val="48"/>
    </w:rPr>
  </w:style>
  <w:style w:type="paragraph" w:styleId="Heading2">
    <w:name w:val="heading 2"/>
    <w:basedOn w:val="Normal"/>
    <w:next w:val="Normal"/>
    <w:uiPriority w:val="9"/>
    <w:unhideWhenUsed/>
    <w:qFormat/>
    <w:pPr>
      <w:keepNext/>
      <w:keepLines/>
      <w:spacing w:before="160"/>
      <w:outlineLvl w:val="1"/>
    </w:pPr>
    <w:rPr>
      <w:b/>
      <w:sz w:val="36"/>
      <w:szCs w:val="36"/>
    </w:rPr>
  </w:style>
  <w:style w:type="paragraph" w:styleId="Heading3">
    <w:name w:val="heading 3"/>
    <w:basedOn w:val="Normal"/>
    <w:next w:val="Normal"/>
    <w:uiPriority w:val="9"/>
    <w:semiHidden/>
    <w:unhideWhenUsed/>
    <w:qFormat/>
    <w:pPr>
      <w:keepNext/>
      <w:keepLines/>
      <w:spacing w:before="160"/>
      <w:outlineLvl w:val="2"/>
    </w:pPr>
    <w:rPr>
      <w:b/>
      <w:sz w:val="28"/>
      <w:szCs w:val="28"/>
    </w:rPr>
  </w:style>
  <w:style w:type="paragraph" w:styleId="Heading4">
    <w:name w:val="heading 4"/>
    <w:basedOn w:val="Normal"/>
    <w:next w:val="Normal"/>
    <w:uiPriority w:val="9"/>
    <w:semiHidden/>
    <w:unhideWhenUsed/>
    <w:qFormat/>
    <w:pPr>
      <w:keepNext/>
      <w:keepLines/>
      <w:spacing w:before="160"/>
      <w:outlineLvl w:val="3"/>
    </w:pPr>
    <w:rPr>
      <w:b/>
      <w:color w:val="999999"/>
      <w:sz w:val="24"/>
      <w:szCs w:val="24"/>
    </w:rPr>
  </w:style>
  <w:style w:type="paragraph" w:styleId="Heading5">
    <w:name w:val="heading 5"/>
    <w:basedOn w:val="Normal"/>
    <w:next w:val="Normal"/>
    <w:uiPriority w:val="9"/>
    <w:semiHidden/>
    <w:unhideWhenUsed/>
    <w:qFormat/>
    <w:pPr>
      <w:keepNext/>
      <w:keepLines/>
      <w:spacing w:before="160" w:after="0"/>
      <w:outlineLvl w:val="4"/>
    </w:pPr>
    <w:rPr>
      <w:color w:val="66666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80" w:after="80" w:line="240" w:lineRule="auto"/>
    </w:pPr>
    <w:rPr>
      <w:color w:val="999999"/>
      <w:sz w:val="72"/>
      <w:szCs w:val="72"/>
    </w:rPr>
  </w:style>
  <w:style w:type="paragraph" w:styleId="Subtitle">
    <w:name w:val="Subtitle"/>
    <w:basedOn w:val="Normal"/>
    <w:next w:val="Normal"/>
    <w:uiPriority w:val="11"/>
    <w:qFormat/>
    <w:pPr>
      <w:keepNext/>
      <w:keepLines/>
      <w:spacing w:before="0" w:after="200"/>
    </w:pPr>
    <w:rPr>
      <w:b/>
      <w:color w:val="666666"/>
      <w:sz w:val="26"/>
      <w:szCs w:val="26"/>
    </w:rPr>
  </w:style>
  <w:style w:type="table" w:customStyle="1" w:styleId="a">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0">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1">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2">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3">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4">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customStyle="1" w:styleId="xelementtoproof">
    <w:name w:val="x_elementtoproof"/>
    <w:basedOn w:val="Normal"/>
    <w:rsid w:val="00740F1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40F1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40F12"/>
    <w:pPr>
      <w:ind w:left="720"/>
      <w:contextualSpacing/>
    </w:pPr>
  </w:style>
  <w:style w:type="paragraph" w:styleId="Header">
    <w:name w:val="header"/>
    <w:basedOn w:val="Normal"/>
    <w:link w:val="HeaderChar"/>
    <w:uiPriority w:val="99"/>
    <w:unhideWhenUsed/>
    <w:rsid w:val="00EC54A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C54A7"/>
  </w:style>
  <w:style w:type="paragraph" w:styleId="Footer">
    <w:name w:val="footer"/>
    <w:basedOn w:val="Normal"/>
    <w:link w:val="FooterChar"/>
    <w:uiPriority w:val="99"/>
    <w:unhideWhenUsed/>
    <w:rsid w:val="00EC54A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C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552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476</Words>
  <Characters>2288</Characters>
  <Application>Microsoft Office Word</Application>
  <DocSecurity>0</DocSecurity>
  <Lines>81</Lines>
  <Paragraphs>48</Paragraphs>
  <ScaleCrop>false</ScaleCrop>
  <Company>InEight</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Valentina Ormaechea</cp:lastModifiedBy>
  <cp:revision>10</cp:revision>
  <dcterms:created xsi:type="dcterms:W3CDTF">2024-01-10T20:35:00Z</dcterms:created>
  <dcterms:modified xsi:type="dcterms:W3CDTF">2026-06-12T13:42:00Z</dcterms:modified>
</cp:coreProperties>
</file>